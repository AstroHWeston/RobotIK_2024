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30994F" w14:textId="6F2C6D12" w:rsidR="003C5342" w:rsidRPr="003C5342" w:rsidRDefault="003C5342" w:rsidP="003C5342">
      <w:pPr>
        <w:jc w:val="center"/>
        <w:rPr>
          <w:b/>
          <w:bCs/>
        </w:rPr>
      </w:pPr>
      <w:r w:rsidRPr="003C5342">
        <w:rPr>
          <w:b/>
          <w:bCs/>
        </w:rPr>
        <w:t>Srednja škola Mate Blažina Labin</w:t>
      </w:r>
    </w:p>
    <w:p w14:paraId="298D38D9" w14:textId="5CFF0989" w:rsidR="003C5342" w:rsidRPr="003C5342" w:rsidRDefault="003C5342" w:rsidP="003C5342">
      <w:pPr>
        <w:jc w:val="center"/>
        <w:rPr>
          <w:b/>
          <w:bCs/>
        </w:rPr>
      </w:pPr>
      <w:r w:rsidRPr="003C5342">
        <w:rPr>
          <w:b/>
          <w:bCs/>
        </w:rPr>
        <w:t>Rudarska 4</w:t>
      </w:r>
    </w:p>
    <w:p w14:paraId="6F14C5C6" w14:textId="1E07D733" w:rsidR="003C5342" w:rsidRDefault="003C5342" w:rsidP="003C5342">
      <w:pPr>
        <w:jc w:val="center"/>
        <w:rPr>
          <w:b/>
          <w:bCs/>
        </w:rPr>
      </w:pPr>
      <w:r w:rsidRPr="003C5342">
        <w:rPr>
          <w:b/>
          <w:bCs/>
        </w:rPr>
        <w:t>LABIN</w:t>
      </w:r>
    </w:p>
    <w:p w14:paraId="3DA8BBEF" w14:textId="77777777" w:rsidR="003C5342" w:rsidRDefault="003C5342" w:rsidP="003C5342">
      <w:pPr>
        <w:jc w:val="center"/>
        <w:rPr>
          <w:b/>
          <w:bCs/>
        </w:rPr>
      </w:pPr>
    </w:p>
    <w:p w14:paraId="4C462FD0" w14:textId="77777777" w:rsidR="003C5342" w:rsidRDefault="003C5342" w:rsidP="003C5342">
      <w:pPr>
        <w:jc w:val="center"/>
        <w:rPr>
          <w:b/>
          <w:bCs/>
        </w:rPr>
      </w:pPr>
    </w:p>
    <w:p w14:paraId="48E7EA9B" w14:textId="77777777" w:rsidR="003C5342" w:rsidRDefault="003C5342" w:rsidP="003C5342">
      <w:pPr>
        <w:jc w:val="center"/>
        <w:rPr>
          <w:b/>
          <w:bCs/>
        </w:rPr>
      </w:pPr>
    </w:p>
    <w:p w14:paraId="3235C77D" w14:textId="77777777" w:rsidR="003C5342" w:rsidRPr="003C5342" w:rsidRDefault="003C5342" w:rsidP="003C5342">
      <w:pPr>
        <w:jc w:val="center"/>
        <w:rPr>
          <w:b/>
          <w:bCs/>
          <w:sz w:val="40"/>
          <w:szCs w:val="40"/>
        </w:rPr>
      </w:pPr>
    </w:p>
    <w:p w14:paraId="3B8A6EB0" w14:textId="77777777" w:rsidR="003C5342" w:rsidRPr="003C5342" w:rsidRDefault="003C5342" w:rsidP="003C5342">
      <w:pPr>
        <w:jc w:val="center"/>
        <w:rPr>
          <w:b/>
          <w:bCs/>
          <w:sz w:val="40"/>
          <w:szCs w:val="40"/>
        </w:rPr>
      </w:pPr>
    </w:p>
    <w:p w14:paraId="4C1221A4" w14:textId="4A1FCDC1" w:rsidR="003C5342" w:rsidRDefault="003C5342" w:rsidP="003C5342">
      <w:pPr>
        <w:jc w:val="center"/>
        <w:rPr>
          <w:b/>
          <w:bCs/>
          <w:sz w:val="40"/>
          <w:szCs w:val="40"/>
        </w:rPr>
      </w:pPr>
      <w:r w:rsidRPr="003C5342">
        <w:rPr>
          <w:b/>
          <w:bCs/>
          <w:sz w:val="40"/>
          <w:szCs w:val="40"/>
        </w:rPr>
        <w:t>Tehnička dokumentacija</w:t>
      </w:r>
    </w:p>
    <w:p w14:paraId="4D0EDC37" w14:textId="77777777" w:rsidR="003C5342" w:rsidRDefault="003C5342" w:rsidP="003C5342">
      <w:pPr>
        <w:jc w:val="center"/>
        <w:rPr>
          <w:b/>
          <w:bCs/>
          <w:sz w:val="40"/>
          <w:szCs w:val="40"/>
        </w:rPr>
      </w:pPr>
    </w:p>
    <w:p w14:paraId="302E22C6" w14:textId="77777777" w:rsidR="003C5342" w:rsidRDefault="003C5342" w:rsidP="003C5342">
      <w:pPr>
        <w:jc w:val="center"/>
        <w:rPr>
          <w:b/>
          <w:bCs/>
          <w:sz w:val="40"/>
          <w:szCs w:val="40"/>
        </w:rPr>
      </w:pPr>
    </w:p>
    <w:p w14:paraId="748D20D5" w14:textId="77777777" w:rsidR="003C5342" w:rsidRDefault="003C5342" w:rsidP="003C5342">
      <w:pPr>
        <w:jc w:val="center"/>
        <w:rPr>
          <w:b/>
          <w:bCs/>
          <w:sz w:val="40"/>
          <w:szCs w:val="40"/>
        </w:rPr>
      </w:pPr>
    </w:p>
    <w:p w14:paraId="390C8191" w14:textId="77777777" w:rsidR="003C5342" w:rsidRDefault="003C5342" w:rsidP="003C5342">
      <w:pPr>
        <w:jc w:val="center"/>
        <w:rPr>
          <w:b/>
          <w:bCs/>
          <w:sz w:val="40"/>
          <w:szCs w:val="40"/>
        </w:rPr>
      </w:pPr>
    </w:p>
    <w:p w14:paraId="5F743294" w14:textId="77777777" w:rsidR="003C5342" w:rsidRDefault="003C5342" w:rsidP="003C5342">
      <w:pPr>
        <w:jc w:val="center"/>
        <w:rPr>
          <w:b/>
          <w:bCs/>
          <w:sz w:val="40"/>
          <w:szCs w:val="40"/>
        </w:rPr>
      </w:pPr>
    </w:p>
    <w:p w14:paraId="34FE229C" w14:textId="77777777" w:rsidR="003C5342" w:rsidRDefault="003C5342" w:rsidP="003C5342">
      <w:pPr>
        <w:jc w:val="center"/>
        <w:rPr>
          <w:b/>
          <w:bCs/>
          <w:sz w:val="40"/>
          <w:szCs w:val="40"/>
        </w:rPr>
      </w:pPr>
    </w:p>
    <w:p w14:paraId="6D1B7EB4" w14:textId="77777777" w:rsidR="003C5342" w:rsidRDefault="003C5342" w:rsidP="003C5342">
      <w:pPr>
        <w:jc w:val="center"/>
        <w:rPr>
          <w:b/>
          <w:bCs/>
          <w:sz w:val="40"/>
          <w:szCs w:val="40"/>
        </w:rPr>
      </w:pPr>
    </w:p>
    <w:p w14:paraId="07C1FBDE" w14:textId="77777777" w:rsidR="003C5342" w:rsidRPr="003C5342" w:rsidRDefault="003C5342" w:rsidP="003C5342">
      <w:pPr>
        <w:rPr>
          <w:b/>
          <w:bCs/>
        </w:rPr>
      </w:pPr>
    </w:p>
    <w:p w14:paraId="5FBECD78" w14:textId="1480F0B8" w:rsidR="003C5342" w:rsidRDefault="003C5342" w:rsidP="003C5342">
      <w:pPr>
        <w:rPr>
          <w:b/>
          <w:bCs/>
        </w:rPr>
      </w:pPr>
      <w:r w:rsidRPr="003C5342">
        <w:rPr>
          <w:b/>
          <w:bCs/>
        </w:rPr>
        <w:t>Tonka Baša. Noa Hrvat, Max L. Gobo</w:t>
      </w:r>
    </w:p>
    <w:p w14:paraId="5ECDEC50" w14:textId="6D546D1B" w:rsidR="003C5342" w:rsidRDefault="003C5342" w:rsidP="003C5342">
      <w:pPr>
        <w:rPr>
          <w:b/>
          <w:bCs/>
        </w:rPr>
      </w:pPr>
      <w:r>
        <w:rPr>
          <w:b/>
          <w:bCs/>
        </w:rPr>
        <w:t xml:space="preserve">Mentor: Željko Ernečić </w:t>
      </w:r>
    </w:p>
    <w:p w14:paraId="76C6560A" w14:textId="77777777" w:rsidR="003C5342" w:rsidRDefault="003C5342" w:rsidP="003C5342">
      <w:pPr>
        <w:rPr>
          <w:b/>
          <w:bCs/>
        </w:rPr>
      </w:pPr>
    </w:p>
    <w:p w14:paraId="6C665062" w14:textId="77777777" w:rsidR="003C5342" w:rsidRDefault="003C5342" w:rsidP="003C5342">
      <w:pPr>
        <w:rPr>
          <w:b/>
          <w:bCs/>
        </w:rPr>
      </w:pPr>
    </w:p>
    <w:p w14:paraId="66372C8B" w14:textId="77777777" w:rsidR="003C5342" w:rsidRDefault="003C5342" w:rsidP="003C5342">
      <w:pPr>
        <w:rPr>
          <w:b/>
          <w:bCs/>
        </w:rPr>
      </w:pPr>
    </w:p>
    <w:p w14:paraId="4983F98F" w14:textId="77777777" w:rsidR="003C5342" w:rsidRDefault="003C5342" w:rsidP="003C5342">
      <w:pPr>
        <w:rPr>
          <w:b/>
          <w:bCs/>
        </w:rPr>
      </w:pPr>
    </w:p>
    <w:p w14:paraId="7957BD2D" w14:textId="77777777" w:rsidR="003C5342" w:rsidRDefault="003C5342" w:rsidP="003C5342">
      <w:pPr>
        <w:rPr>
          <w:b/>
          <w:bCs/>
        </w:rPr>
      </w:pPr>
    </w:p>
    <w:p w14:paraId="6D2272A9" w14:textId="77777777" w:rsidR="003C5342" w:rsidRDefault="003C5342" w:rsidP="003C5342">
      <w:pPr>
        <w:rPr>
          <w:b/>
          <w:bCs/>
        </w:rPr>
      </w:pPr>
    </w:p>
    <w:p w14:paraId="50E5B2F4" w14:textId="0760F619" w:rsidR="003C5342" w:rsidRDefault="003C5342" w:rsidP="003C5342">
      <w:pPr>
        <w:rPr>
          <w:b/>
          <w:bCs/>
          <w:sz w:val="28"/>
          <w:szCs w:val="28"/>
        </w:rPr>
      </w:pPr>
      <w:r w:rsidRPr="003C5342">
        <w:rPr>
          <w:b/>
          <w:bCs/>
          <w:sz w:val="28"/>
          <w:szCs w:val="28"/>
        </w:rPr>
        <w:t xml:space="preserve">Sadržaj : </w:t>
      </w:r>
    </w:p>
    <w:p w14:paraId="1F31E221" w14:textId="77777777" w:rsidR="00673634" w:rsidRDefault="00673634" w:rsidP="00673634">
      <w:pPr>
        <w:pStyle w:val="Odlomakpopisa"/>
        <w:numPr>
          <w:ilvl w:val="0"/>
          <w:numId w:val="1"/>
        </w:numPr>
        <w:rPr>
          <w:ins w:id="0" w:author="Tonka Baša" w:date="2024-10-09T17:33:00Z" w16du:dateUtc="2024-10-09T15:33:00Z"/>
          <w:b/>
          <w:bCs/>
          <w:sz w:val="28"/>
          <w:szCs w:val="28"/>
        </w:rPr>
      </w:pPr>
      <w:ins w:id="1" w:author="Tonka Baša" w:date="2024-10-09T17:33:00Z" w16du:dateUtc="2024-10-09T15:33:00Z">
        <w:r>
          <w:rPr>
            <w:b/>
            <w:bCs/>
            <w:sz w:val="28"/>
            <w:szCs w:val="28"/>
          </w:rPr>
          <w:t>Uvod i tijek rada</w:t>
        </w:r>
      </w:ins>
    </w:p>
    <w:p w14:paraId="564B7710" w14:textId="314E2D70" w:rsidR="003C5342" w:rsidRDefault="003C5342" w:rsidP="00673634">
      <w:pPr>
        <w:pStyle w:val="Odlomakpopis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Robot i ožičenje</w:t>
      </w:r>
    </w:p>
    <w:p w14:paraId="15D7F185" w14:textId="381E982C" w:rsidR="003C5342" w:rsidRDefault="003C5342" w:rsidP="003C5342">
      <w:pPr>
        <w:pStyle w:val="Odlomakpopis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Mehanička konstrukcija</w:t>
      </w:r>
    </w:p>
    <w:p w14:paraId="628A91F6" w14:textId="4E067E06" w:rsidR="003C5342" w:rsidRDefault="003C5342" w:rsidP="003C5342">
      <w:pPr>
        <w:pStyle w:val="Odlomakpopis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Elektroničke komponente</w:t>
      </w:r>
    </w:p>
    <w:p w14:paraId="0A9CB4A1" w14:textId="19900F26" w:rsidR="003C5342" w:rsidRDefault="003C5342" w:rsidP="003C5342">
      <w:pPr>
        <w:pStyle w:val="Odlomakpopis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Električne sheme</w:t>
      </w:r>
    </w:p>
    <w:p w14:paraId="49ED5416" w14:textId="1DCB0968" w:rsidR="003C5342" w:rsidRDefault="003C5342" w:rsidP="003C5342">
      <w:pPr>
        <w:pStyle w:val="Odlomakpopis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Programski kod </w:t>
      </w:r>
    </w:p>
    <w:p w14:paraId="12A201D1" w14:textId="77777777" w:rsidR="003C5342" w:rsidRDefault="003C5342" w:rsidP="003C5342">
      <w:pPr>
        <w:rPr>
          <w:b/>
          <w:bCs/>
          <w:sz w:val="28"/>
          <w:szCs w:val="28"/>
        </w:rPr>
      </w:pPr>
    </w:p>
    <w:p w14:paraId="375A5E0F" w14:textId="77777777" w:rsidR="003C5342" w:rsidRDefault="003C5342" w:rsidP="003C5342">
      <w:pPr>
        <w:rPr>
          <w:b/>
          <w:bCs/>
          <w:sz w:val="28"/>
          <w:szCs w:val="28"/>
        </w:rPr>
      </w:pPr>
    </w:p>
    <w:p w14:paraId="7C6D2E02" w14:textId="77777777" w:rsidR="003C5342" w:rsidRDefault="003C5342" w:rsidP="003C5342">
      <w:pPr>
        <w:rPr>
          <w:b/>
          <w:bCs/>
          <w:sz w:val="28"/>
          <w:szCs w:val="28"/>
        </w:rPr>
      </w:pPr>
    </w:p>
    <w:p w14:paraId="07275459" w14:textId="77777777" w:rsidR="003C5342" w:rsidRDefault="003C5342" w:rsidP="003C5342">
      <w:pPr>
        <w:rPr>
          <w:b/>
          <w:bCs/>
          <w:sz w:val="28"/>
          <w:szCs w:val="28"/>
        </w:rPr>
      </w:pPr>
    </w:p>
    <w:p w14:paraId="225DC113" w14:textId="77777777" w:rsidR="003C5342" w:rsidRDefault="003C5342" w:rsidP="003C5342">
      <w:pPr>
        <w:rPr>
          <w:b/>
          <w:bCs/>
          <w:sz w:val="28"/>
          <w:szCs w:val="28"/>
        </w:rPr>
      </w:pPr>
    </w:p>
    <w:p w14:paraId="72380DAC" w14:textId="77777777" w:rsidR="003C5342" w:rsidRDefault="003C5342" w:rsidP="003C5342">
      <w:pPr>
        <w:rPr>
          <w:b/>
          <w:bCs/>
          <w:sz w:val="28"/>
          <w:szCs w:val="28"/>
        </w:rPr>
      </w:pPr>
    </w:p>
    <w:p w14:paraId="7B539629" w14:textId="77777777" w:rsidR="003C5342" w:rsidRDefault="003C5342" w:rsidP="003C5342">
      <w:pPr>
        <w:rPr>
          <w:b/>
          <w:bCs/>
          <w:sz w:val="28"/>
          <w:szCs w:val="28"/>
        </w:rPr>
      </w:pPr>
    </w:p>
    <w:p w14:paraId="3ACB1FE2" w14:textId="77777777" w:rsidR="003C5342" w:rsidRDefault="003C5342" w:rsidP="003C5342">
      <w:pPr>
        <w:rPr>
          <w:b/>
          <w:bCs/>
          <w:sz w:val="28"/>
          <w:szCs w:val="28"/>
        </w:rPr>
      </w:pPr>
    </w:p>
    <w:p w14:paraId="2B8F1744" w14:textId="77777777" w:rsidR="003C5342" w:rsidRDefault="003C5342" w:rsidP="003C5342">
      <w:pPr>
        <w:rPr>
          <w:b/>
          <w:bCs/>
          <w:sz w:val="28"/>
          <w:szCs w:val="28"/>
        </w:rPr>
      </w:pPr>
    </w:p>
    <w:p w14:paraId="5CAF89EB" w14:textId="77777777" w:rsidR="003C5342" w:rsidRDefault="003C5342" w:rsidP="003C5342">
      <w:pPr>
        <w:rPr>
          <w:b/>
          <w:bCs/>
          <w:sz w:val="28"/>
          <w:szCs w:val="28"/>
        </w:rPr>
      </w:pPr>
    </w:p>
    <w:p w14:paraId="364761EA" w14:textId="77777777" w:rsidR="003C5342" w:rsidRDefault="003C5342" w:rsidP="003C5342">
      <w:pPr>
        <w:rPr>
          <w:b/>
          <w:bCs/>
          <w:sz w:val="28"/>
          <w:szCs w:val="28"/>
        </w:rPr>
      </w:pPr>
    </w:p>
    <w:p w14:paraId="47A62541" w14:textId="77777777" w:rsidR="003C5342" w:rsidRDefault="003C5342" w:rsidP="003C5342">
      <w:pPr>
        <w:rPr>
          <w:b/>
          <w:bCs/>
          <w:sz w:val="28"/>
          <w:szCs w:val="28"/>
        </w:rPr>
      </w:pPr>
    </w:p>
    <w:p w14:paraId="531C54D4" w14:textId="77777777" w:rsidR="003C5342" w:rsidRDefault="003C5342" w:rsidP="003C5342">
      <w:pPr>
        <w:rPr>
          <w:b/>
          <w:bCs/>
          <w:sz w:val="28"/>
          <w:szCs w:val="28"/>
        </w:rPr>
      </w:pPr>
    </w:p>
    <w:p w14:paraId="722CF0D0" w14:textId="77777777" w:rsidR="003C5342" w:rsidRDefault="003C5342" w:rsidP="003C5342">
      <w:pPr>
        <w:rPr>
          <w:b/>
          <w:bCs/>
          <w:sz w:val="28"/>
          <w:szCs w:val="28"/>
        </w:rPr>
      </w:pPr>
    </w:p>
    <w:p w14:paraId="693320F4" w14:textId="77777777" w:rsidR="003C5342" w:rsidRDefault="003C5342" w:rsidP="003C5342">
      <w:pPr>
        <w:rPr>
          <w:b/>
          <w:bCs/>
          <w:sz w:val="28"/>
          <w:szCs w:val="28"/>
        </w:rPr>
      </w:pPr>
    </w:p>
    <w:p w14:paraId="0F2D41D3" w14:textId="77777777" w:rsidR="003C5342" w:rsidRDefault="003C5342" w:rsidP="003C5342">
      <w:pPr>
        <w:rPr>
          <w:b/>
          <w:bCs/>
          <w:sz w:val="28"/>
          <w:szCs w:val="28"/>
        </w:rPr>
      </w:pPr>
    </w:p>
    <w:p w14:paraId="6312DD2E" w14:textId="77777777" w:rsidR="003C5342" w:rsidRDefault="003C5342" w:rsidP="003C5342">
      <w:pPr>
        <w:rPr>
          <w:b/>
          <w:bCs/>
          <w:sz w:val="28"/>
          <w:szCs w:val="28"/>
        </w:rPr>
      </w:pPr>
    </w:p>
    <w:p w14:paraId="1A0388A6" w14:textId="77777777" w:rsidR="003C5342" w:rsidRDefault="003C5342" w:rsidP="003C5342">
      <w:pPr>
        <w:rPr>
          <w:b/>
          <w:bCs/>
          <w:sz w:val="28"/>
          <w:szCs w:val="28"/>
        </w:rPr>
      </w:pPr>
    </w:p>
    <w:p w14:paraId="6A9B577C" w14:textId="3EA71884" w:rsidR="00673634" w:rsidRDefault="00673634" w:rsidP="00673634">
      <w:pPr>
        <w:pStyle w:val="Odlomakpopisa"/>
        <w:numPr>
          <w:ilvl w:val="0"/>
          <w:numId w:val="7"/>
        </w:numPr>
        <w:rPr>
          <w:ins w:id="2" w:author="Tonka Baša" w:date="2024-10-09T17:45:00Z" w16du:dateUtc="2024-10-09T15:45:00Z"/>
          <w:b/>
          <w:bCs/>
          <w:sz w:val="28"/>
          <w:szCs w:val="28"/>
        </w:rPr>
      </w:pPr>
      <w:ins w:id="3" w:author="Tonka Baša" w:date="2024-10-09T17:35:00Z" w16du:dateUtc="2024-10-09T15:35:00Z">
        <w:r>
          <w:rPr>
            <w:b/>
            <w:bCs/>
            <w:sz w:val="28"/>
            <w:szCs w:val="28"/>
          </w:rPr>
          <w:lastRenderedPageBreak/>
          <w:t xml:space="preserve">Uvod </w:t>
        </w:r>
      </w:ins>
      <w:ins w:id="4" w:author="Tonka Baša" w:date="2024-10-09T17:36:00Z" w16du:dateUtc="2024-10-09T15:36:00Z">
        <w:r>
          <w:rPr>
            <w:b/>
            <w:bCs/>
            <w:sz w:val="28"/>
            <w:szCs w:val="28"/>
          </w:rPr>
          <w:t xml:space="preserve">i tijek rada </w:t>
        </w:r>
      </w:ins>
    </w:p>
    <w:p w14:paraId="4F87D5EE" w14:textId="77777777" w:rsidR="00CC05CA" w:rsidRDefault="00CC05CA">
      <w:pPr>
        <w:pStyle w:val="Odlomakpopisa"/>
        <w:rPr>
          <w:ins w:id="5" w:author="Tonka Baša" w:date="2024-10-09T17:35:00Z" w16du:dateUtc="2024-10-09T15:35:00Z"/>
          <w:b/>
          <w:bCs/>
          <w:sz w:val="28"/>
          <w:szCs w:val="28"/>
        </w:rPr>
        <w:pPrChange w:id="6" w:author="Tonka Baša" w:date="2024-10-09T17:45:00Z" w16du:dateUtc="2024-10-09T15:45:00Z">
          <w:pPr>
            <w:pStyle w:val="Odlomakpopisa"/>
            <w:numPr>
              <w:numId w:val="7"/>
            </w:numPr>
            <w:ind w:hanging="360"/>
          </w:pPr>
        </w:pPrChange>
      </w:pPr>
    </w:p>
    <w:p w14:paraId="6B887254" w14:textId="7E48D2CE" w:rsidR="00673634" w:rsidRPr="00CC05CA" w:rsidRDefault="00673634" w:rsidP="00673634">
      <w:pPr>
        <w:rPr>
          <w:ins w:id="7" w:author="Tonka Baša" w:date="2024-10-09T17:39:00Z" w16du:dateUtc="2024-10-09T15:39:00Z"/>
          <w:rFonts w:ascii="Calibri" w:hAnsi="Calibri" w:cs="Calibri"/>
          <w:rPrChange w:id="8" w:author="Tonka Baša" w:date="2024-10-09T17:44:00Z" w16du:dateUtc="2024-10-09T15:44:00Z">
            <w:rPr>
              <w:ins w:id="9" w:author="Tonka Baša" w:date="2024-10-09T17:39:00Z" w16du:dateUtc="2024-10-09T15:39:00Z"/>
              <w:b/>
              <w:bCs/>
              <w:sz w:val="28"/>
              <w:szCs w:val="28"/>
            </w:rPr>
          </w:rPrChange>
        </w:rPr>
      </w:pPr>
      <w:ins w:id="10" w:author="Tonka Baša" w:date="2024-10-09T17:36:00Z" w16du:dateUtc="2024-10-09T15:36:00Z">
        <w:r w:rsidRPr="00CC05CA">
          <w:rPr>
            <w:rFonts w:ascii="Calibri" w:hAnsi="Calibri" w:cs="Calibri"/>
            <w:rPrChange w:id="11" w:author="Tonka Baša" w:date="2024-10-09T17:44:00Z" w16du:dateUtc="2024-10-09T15:44:00Z">
              <w:rPr>
                <w:b/>
                <w:bCs/>
                <w:sz w:val="28"/>
                <w:szCs w:val="28"/>
              </w:rPr>
            </w:rPrChange>
          </w:rPr>
          <w:t xml:space="preserve">Cilj i tema ovog natjecanja bila je izrada robota za prolazak raznih labirinta preko </w:t>
        </w:r>
      </w:ins>
      <w:ins w:id="12" w:author="Tonka Baša" w:date="2024-10-09T17:37:00Z" w16du:dateUtc="2024-10-09T15:37:00Z">
        <w:r w:rsidRPr="00CC05CA">
          <w:rPr>
            <w:rFonts w:ascii="Calibri" w:hAnsi="Calibri" w:cs="Calibri"/>
            <w:rPrChange w:id="13" w:author="Tonka Baša" w:date="2024-10-09T17:44:00Z" w16du:dateUtc="2024-10-09T15:44:00Z">
              <w:rPr>
                <w:b/>
                <w:bCs/>
                <w:sz w:val="28"/>
                <w:szCs w:val="28"/>
              </w:rPr>
            </w:rPrChange>
          </w:rPr>
          <w:t xml:space="preserve">bluetooth upravljačkog robota. Glavni zadatak je bio da natjecatelji izrade, dizajniraju i isprogramiraju </w:t>
        </w:r>
      </w:ins>
      <w:ins w:id="14" w:author="Tonka Baša" w:date="2024-10-09T17:38:00Z" w16du:dateUtc="2024-10-09T15:38:00Z">
        <w:r w:rsidRPr="00CC05CA">
          <w:rPr>
            <w:rFonts w:ascii="Calibri" w:hAnsi="Calibri" w:cs="Calibri"/>
            <w:rPrChange w:id="15" w:author="Tonka Baša" w:date="2024-10-09T17:44:00Z" w16du:dateUtc="2024-10-09T15:44:00Z">
              <w:rPr>
                <w:b/>
                <w:bCs/>
                <w:sz w:val="28"/>
                <w:szCs w:val="28"/>
              </w:rPr>
            </w:rPrChange>
          </w:rPr>
          <w:t>robota</w:t>
        </w:r>
      </w:ins>
      <w:ins w:id="16" w:author="Tonka Baša" w:date="2024-10-09T17:37:00Z" w16du:dateUtc="2024-10-09T15:37:00Z">
        <w:r w:rsidRPr="00CC05CA">
          <w:rPr>
            <w:rFonts w:ascii="Calibri" w:hAnsi="Calibri" w:cs="Calibri"/>
            <w:rPrChange w:id="17" w:author="Tonka Baša" w:date="2024-10-09T17:44:00Z" w16du:dateUtc="2024-10-09T15:44:00Z">
              <w:rPr>
                <w:b/>
                <w:bCs/>
                <w:sz w:val="28"/>
                <w:szCs w:val="28"/>
              </w:rPr>
            </w:rPrChange>
          </w:rPr>
          <w:t xml:space="preserve"> koji će se moći upravljati putem </w:t>
        </w:r>
      </w:ins>
      <w:ins w:id="18" w:author="Tonka Baša" w:date="2024-10-09T17:38:00Z" w16du:dateUtc="2024-10-09T15:38:00Z">
        <w:r w:rsidRPr="00CC05CA">
          <w:rPr>
            <w:rFonts w:ascii="Calibri" w:hAnsi="Calibri" w:cs="Calibri"/>
            <w:rPrChange w:id="19" w:author="Tonka Baša" w:date="2024-10-09T17:44:00Z" w16du:dateUtc="2024-10-09T15:44:00Z">
              <w:rPr>
                <w:b/>
                <w:bCs/>
                <w:sz w:val="28"/>
                <w:szCs w:val="28"/>
              </w:rPr>
            </w:rPrChange>
          </w:rPr>
          <w:t>bluetooth</w:t>
        </w:r>
      </w:ins>
      <w:ins w:id="20" w:author="Tonka Baša" w:date="2024-10-09T17:37:00Z" w16du:dateUtc="2024-10-09T15:37:00Z">
        <w:r w:rsidRPr="00CC05CA">
          <w:rPr>
            <w:rFonts w:ascii="Calibri" w:hAnsi="Calibri" w:cs="Calibri"/>
            <w:rPrChange w:id="21" w:author="Tonka Baša" w:date="2024-10-09T17:44:00Z" w16du:dateUtc="2024-10-09T15:44:00Z">
              <w:rPr>
                <w:b/>
                <w:bCs/>
                <w:sz w:val="28"/>
                <w:szCs w:val="28"/>
              </w:rPr>
            </w:rPrChange>
          </w:rPr>
          <w:t xml:space="preserve"> aplikacije na android telefonu. </w:t>
        </w:r>
      </w:ins>
      <w:ins w:id="22" w:author="Tonka Baša" w:date="2024-10-09T17:38:00Z" w16du:dateUtc="2024-10-09T15:38:00Z">
        <w:r w:rsidRPr="00CC05CA">
          <w:rPr>
            <w:rFonts w:ascii="Calibri" w:hAnsi="Calibri" w:cs="Calibri"/>
            <w:rPrChange w:id="23" w:author="Tonka Baša" w:date="2024-10-09T17:44:00Z" w16du:dateUtc="2024-10-09T15:44:00Z">
              <w:rPr>
                <w:b/>
                <w:bCs/>
                <w:sz w:val="28"/>
                <w:szCs w:val="28"/>
              </w:rPr>
            </w:rPrChange>
          </w:rPr>
          <w:t xml:space="preserve">Robot je predviđen za razne izazove kao što su praćenje linija i snalaženju u labirintu. </w:t>
        </w:r>
      </w:ins>
      <w:ins w:id="24" w:author="Tonka Baša" w:date="2024-10-09T17:39:00Z" w16du:dateUtc="2024-10-09T15:39:00Z">
        <w:r w:rsidRPr="00CC05CA">
          <w:rPr>
            <w:rFonts w:ascii="Calibri" w:hAnsi="Calibri" w:cs="Calibri"/>
            <w:rPrChange w:id="25" w:author="Tonka Baša" w:date="2024-10-09T17:44:00Z" w16du:dateUtc="2024-10-09T15:44:00Z">
              <w:rPr>
                <w:b/>
                <w:bCs/>
                <w:sz w:val="28"/>
                <w:szCs w:val="28"/>
              </w:rPr>
            </w:rPrChange>
          </w:rPr>
          <w:t xml:space="preserve">Naša ekipa se sastoji od tri članova sa jednim robotom. </w:t>
        </w:r>
      </w:ins>
    </w:p>
    <w:p w14:paraId="30986A2D" w14:textId="614656C8" w:rsidR="00CC05CA" w:rsidRPr="00CC05CA" w:rsidRDefault="00673634" w:rsidP="00673634">
      <w:pPr>
        <w:rPr>
          <w:ins w:id="26" w:author="Tonka Baša" w:date="2024-10-09T17:44:00Z" w16du:dateUtc="2024-10-09T15:44:00Z"/>
          <w:rFonts w:ascii="Calibri" w:hAnsi="Calibri" w:cs="Calibri"/>
          <w:rPrChange w:id="27" w:author="Tonka Baša" w:date="2024-10-09T17:44:00Z" w16du:dateUtc="2024-10-09T15:44:00Z">
            <w:rPr>
              <w:ins w:id="28" w:author="Tonka Baša" w:date="2024-10-09T17:44:00Z" w16du:dateUtc="2024-10-09T15:44:00Z"/>
              <w:b/>
              <w:bCs/>
              <w:sz w:val="28"/>
              <w:szCs w:val="28"/>
            </w:rPr>
          </w:rPrChange>
        </w:rPr>
      </w:pPr>
      <w:ins w:id="29" w:author="Tonka Baša" w:date="2024-10-09T17:39:00Z" w16du:dateUtc="2024-10-09T15:39:00Z">
        <w:r w:rsidRPr="00CC05CA">
          <w:rPr>
            <w:rFonts w:ascii="Calibri" w:hAnsi="Calibri" w:cs="Calibri"/>
            <w:rPrChange w:id="30" w:author="Tonka Baša" w:date="2024-10-09T17:44:00Z" w16du:dateUtc="2024-10-09T15:44:00Z">
              <w:rPr>
                <w:b/>
                <w:bCs/>
                <w:sz w:val="28"/>
                <w:szCs w:val="28"/>
              </w:rPr>
            </w:rPrChange>
          </w:rPr>
          <w:t xml:space="preserve">Početak procesa započeo je sa crtanjem i konstruiranjem </w:t>
        </w:r>
      </w:ins>
      <w:ins w:id="31" w:author="Tonka Baša" w:date="2024-10-09T17:40:00Z" w16du:dateUtc="2024-10-09T15:40:00Z">
        <w:r w:rsidRPr="00CC05CA">
          <w:rPr>
            <w:rFonts w:ascii="Calibri" w:hAnsi="Calibri" w:cs="Calibri"/>
            <w:rPrChange w:id="32" w:author="Tonka Baša" w:date="2024-10-09T17:44:00Z" w16du:dateUtc="2024-10-09T15:44:00Z">
              <w:rPr>
                <w:b/>
                <w:bCs/>
                <w:sz w:val="28"/>
                <w:szCs w:val="28"/>
              </w:rPr>
            </w:rPrChange>
          </w:rPr>
          <w:t xml:space="preserve">prvih dizajna za naš robot. Nakon što smo odabrali završni dizajn našeg robota krenuli smo na 3d modeliranje i printanje istog. </w:t>
        </w:r>
      </w:ins>
      <w:ins w:id="33" w:author="Tonka Baša" w:date="2024-10-09T17:43:00Z" w16du:dateUtc="2024-10-09T15:43:00Z">
        <w:r w:rsidR="00CC05CA" w:rsidRPr="00CC05CA">
          <w:rPr>
            <w:rFonts w:ascii="Calibri" w:hAnsi="Calibri" w:cs="Calibri"/>
            <w:rPrChange w:id="34" w:author="Tonka Baša" w:date="2024-10-09T17:44:00Z" w16du:dateUtc="2024-10-09T15:44:00Z">
              <w:rPr>
                <w:b/>
                <w:bCs/>
                <w:sz w:val="28"/>
                <w:szCs w:val="28"/>
              </w:rPr>
            </w:rPrChange>
          </w:rPr>
          <w:t>Uz početni dizajn, i osnovne elemente kao što su motori, kotači i senzori krenuli smo sa programiranjem. Ugradili smo bluetooth senzor i krenuli smo na programiranje aplikacije za upravljanje robota</w:t>
        </w:r>
      </w:ins>
      <w:ins w:id="35" w:author="Tonka Baša" w:date="2024-10-09T17:44:00Z" w16du:dateUtc="2024-10-09T15:44:00Z">
        <w:r w:rsidR="00CC05CA" w:rsidRPr="00CC05CA">
          <w:rPr>
            <w:rFonts w:ascii="Calibri" w:hAnsi="Calibri" w:cs="Calibri"/>
            <w:rPrChange w:id="36" w:author="Tonka Baša" w:date="2024-10-09T17:44:00Z" w16du:dateUtc="2024-10-09T15:44:00Z">
              <w:rPr>
                <w:b/>
                <w:bCs/>
                <w:sz w:val="28"/>
                <w:szCs w:val="28"/>
              </w:rPr>
            </w:rPrChange>
          </w:rPr>
          <w:t xml:space="preserve">. </w:t>
        </w:r>
      </w:ins>
    </w:p>
    <w:p w14:paraId="1DC75881" w14:textId="2936CD04" w:rsidR="00CC05CA" w:rsidRPr="00CC05CA" w:rsidRDefault="00CC05CA" w:rsidP="00673634">
      <w:pPr>
        <w:rPr>
          <w:ins w:id="37" w:author="Tonka Baša" w:date="2024-10-09T17:35:00Z" w16du:dateUtc="2024-10-09T15:35:00Z"/>
          <w:rFonts w:ascii="Calibri" w:hAnsi="Calibri" w:cs="Calibri"/>
          <w:rPrChange w:id="38" w:author="Tonka Baša" w:date="2024-10-09T17:44:00Z" w16du:dateUtc="2024-10-09T15:44:00Z">
            <w:rPr>
              <w:ins w:id="39" w:author="Tonka Baša" w:date="2024-10-09T17:35:00Z" w16du:dateUtc="2024-10-09T15:35:00Z"/>
              <w:b/>
              <w:bCs/>
              <w:sz w:val="28"/>
              <w:szCs w:val="28"/>
            </w:rPr>
          </w:rPrChange>
        </w:rPr>
      </w:pPr>
      <w:ins w:id="40" w:author="Tonka Baša" w:date="2024-10-09T17:44:00Z" w16du:dateUtc="2024-10-09T15:44:00Z">
        <w:r w:rsidRPr="00CC05CA">
          <w:rPr>
            <w:rFonts w:ascii="Calibri" w:hAnsi="Calibri" w:cs="Calibri"/>
            <w:rPrChange w:id="41" w:author="Tonka Baša" w:date="2024-10-09T17:44:00Z" w16du:dateUtc="2024-10-09T15:44:00Z">
              <w:rPr>
                <w:b/>
                <w:bCs/>
                <w:sz w:val="28"/>
                <w:szCs w:val="28"/>
              </w:rPr>
            </w:rPrChange>
          </w:rPr>
          <w:t xml:space="preserve">Na kraju smo sve programe, aplikaciju, i dizajn spojili u jedno te je naš robot bio spreman za uporabu. </w:t>
        </w:r>
      </w:ins>
    </w:p>
    <w:p w14:paraId="3B2775AA" w14:textId="77777777" w:rsidR="00673634" w:rsidRDefault="00673634" w:rsidP="00673634">
      <w:pPr>
        <w:rPr>
          <w:ins w:id="42" w:author="Tonka Baša" w:date="2024-10-09T17:35:00Z" w16du:dateUtc="2024-10-09T15:35:00Z"/>
          <w:b/>
          <w:bCs/>
          <w:sz w:val="28"/>
          <w:szCs w:val="28"/>
        </w:rPr>
      </w:pPr>
    </w:p>
    <w:p w14:paraId="3E46787C" w14:textId="77777777" w:rsidR="00673634" w:rsidRDefault="00673634" w:rsidP="00673634">
      <w:pPr>
        <w:rPr>
          <w:ins w:id="43" w:author="Tonka Baša" w:date="2024-10-09T17:35:00Z" w16du:dateUtc="2024-10-09T15:35:00Z"/>
          <w:b/>
          <w:bCs/>
          <w:sz w:val="28"/>
          <w:szCs w:val="28"/>
        </w:rPr>
      </w:pPr>
    </w:p>
    <w:p w14:paraId="1D9D497B" w14:textId="77777777" w:rsidR="00673634" w:rsidRDefault="00673634" w:rsidP="00673634">
      <w:pPr>
        <w:rPr>
          <w:ins w:id="44" w:author="Tonka Baša" w:date="2024-10-09T17:35:00Z" w16du:dateUtc="2024-10-09T15:35:00Z"/>
          <w:b/>
          <w:bCs/>
          <w:sz w:val="28"/>
          <w:szCs w:val="28"/>
        </w:rPr>
      </w:pPr>
    </w:p>
    <w:p w14:paraId="6C631856" w14:textId="77777777" w:rsidR="00673634" w:rsidRDefault="00673634" w:rsidP="00673634">
      <w:pPr>
        <w:rPr>
          <w:ins w:id="45" w:author="Tonka Baša" w:date="2024-10-09T17:35:00Z" w16du:dateUtc="2024-10-09T15:35:00Z"/>
          <w:b/>
          <w:bCs/>
          <w:sz w:val="28"/>
          <w:szCs w:val="28"/>
        </w:rPr>
      </w:pPr>
    </w:p>
    <w:p w14:paraId="1EB1D8B0" w14:textId="77777777" w:rsidR="00673634" w:rsidRDefault="00673634" w:rsidP="00673634">
      <w:pPr>
        <w:rPr>
          <w:ins w:id="46" w:author="Tonka Baša" w:date="2024-10-09T17:35:00Z" w16du:dateUtc="2024-10-09T15:35:00Z"/>
          <w:b/>
          <w:bCs/>
          <w:sz w:val="28"/>
          <w:szCs w:val="28"/>
        </w:rPr>
      </w:pPr>
    </w:p>
    <w:p w14:paraId="63EC09D1" w14:textId="77777777" w:rsidR="00673634" w:rsidRDefault="00673634" w:rsidP="00673634">
      <w:pPr>
        <w:rPr>
          <w:ins w:id="47" w:author="Tonka Baša" w:date="2024-10-09T17:35:00Z" w16du:dateUtc="2024-10-09T15:35:00Z"/>
          <w:b/>
          <w:bCs/>
          <w:sz w:val="28"/>
          <w:szCs w:val="28"/>
        </w:rPr>
      </w:pPr>
    </w:p>
    <w:p w14:paraId="489CE90A" w14:textId="77777777" w:rsidR="00673634" w:rsidRDefault="00673634" w:rsidP="00673634">
      <w:pPr>
        <w:rPr>
          <w:ins w:id="48" w:author="Tonka Baša" w:date="2024-10-09T17:35:00Z" w16du:dateUtc="2024-10-09T15:35:00Z"/>
          <w:b/>
          <w:bCs/>
          <w:sz w:val="28"/>
          <w:szCs w:val="28"/>
        </w:rPr>
      </w:pPr>
    </w:p>
    <w:p w14:paraId="29A21B52" w14:textId="77777777" w:rsidR="00673634" w:rsidRDefault="00673634" w:rsidP="00673634">
      <w:pPr>
        <w:rPr>
          <w:ins w:id="49" w:author="Tonka Baša" w:date="2024-10-09T17:35:00Z" w16du:dateUtc="2024-10-09T15:35:00Z"/>
          <w:b/>
          <w:bCs/>
          <w:sz w:val="28"/>
          <w:szCs w:val="28"/>
        </w:rPr>
      </w:pPr>
    </w:p>
    <w:p w14:paraId="7618BB84" w14:textId="77777777" w:rsidR="00673634" w:rsidRDefault="00673634" w:rsidP="00673634">
      <w:pPr>
        <w:rPr>
          <w:ins w:id="50" w:author="Tonka Baša" w:date="2024-10-09T17:35:00Z" w16du:dateUtc="2024-10-09T15:35:00Z"/>
          <w:b/>
          <w:bCs/>
          <w:sz w:val="28"/>
          <w:szCs w:val="28"/>
        </w:rPr>
      </w:pPr>
    </w:p>
    <w:p w14:paraId="68D4F444" w14:textId="77777777" w:rsidR="00673634" w:rsidRDefault="00673634" w:rsidP="00673634">
      <w:pPr>
        <w:rPr>
          <w:ins w:id="51" w:author="Tonka Baša" w:date="2024-10-09T17:35:00Z" w16du:dateUtc="2024-10-09T15:35:00Z"/>
          <w:b/>
          <w:bCs/>
          <w:sz w:val="28"/>
          <w:szCs w:val="28"/>
        </w:rPr>
      </w:pPr>
    </w:p>
    <w:p w14:paraId="0D15046F" w14:textId="77777777" w:rsidR="00673634" w:rsidRDefault="00673634" w:rsidP="00673634">
      <w:pPr>
        <w:rPr>
          <w:ins w:id="52" w:author="Tonka Baša" w:date="2024-10-09T17:35:00Z" w16du:dateUtc="2024-10-09T15:35:00Z"/>
          <w:b/>
          <w:bCs/>
          <w:sz w:val="28"/>
          <w:szCs w:val="28"/>
        </w:rPr>
      </w:pPr>
    </w:p>
    <w:p w14:paraId="2246F982" w14:textId="77777777" w:rsidR="00673634" w:rsidRDefault="00673634" w:rsidP="00673634">
      <w:pPr>
        <w:rPr>
          <w:ins w:id="53" w:author="Tonka Baša" w:date="2024-10-09T17:35:00Z" w16du:dateUtc="2024-10-09T15:35:00Z"/>
          <w:b/>
          <w:bCs/>
          <w:sz w:val="28"/>
          <w:szCs w:val="28"/>
        </w:rPr>
      </w:pPr>
    </w:p>
    <w:p w14:paraId="1455F913" w14:textId="77777777" w:rsidR="00673634" w:rsidRDefault="00673634" w:rsidP="00673634">
      <w:pPr>
        <w:rPr>
          <w:ins w:id="54" w:author="Tonka Baša" w:date="2024-10-09T17:35:00Z" w16du:dateUtc="2024-10-09T15:35:00Z"/>
          <w:b/>
          <w:bCs/>
          <w:sz w:val="28"/>
          <w:szCs w:val="28"/>
        </w:rPr>
      </w:pPr>
    </w:p>
    <w:p w14:paraId="5A479ADA" w14:textId="77777777" w:rsidR="00673634" w:rsidRDefault="00673634" w:rsidP="00673634">
      <w:pPr>
        <w:rPr>
          <w:ins w:id="55" w:author="Tonka Baša" w:date="2024-10-09T17:35:00Z" w16du:dateUtc="2024-10-09T15:35:00Z"/>
          <w:b/>
          <w:bCs/>
          <w:sz w:val="28"/>
          <w:szCs w:val="28"/>
        </w:rPr>
      </w:pPr>
    </w:p>
    <w:p w14:paraId="27CC6544" w14:textId="77777777" w:rsidR="00673634" w:rsidRDefault="00673634" w:rsidP="00673634">
      <w:pPr>
        <w:rPr>
          <w:ins w:id="56" w:author="Tonka Baša" w:date="2024-10-09T17:35:00Z" w16du:dateUtc="2024-10-09T15:35:00Z"/>
          <w:b/>
          <w:bCs/>
          <w:sz w:val="28"/>
          <w:szCs w:val="28"/>
        </w:rPr>
      </w:pPr>
    </w:p>
    <w:p w14:paraId="23B061E1" w14:textId="77777777" w:rsidR="00673634" w:rsidRPr="00673634" w:rsidRDefault="00673634">
      <w:pPr>
        <w:rPr>
          <w:ins w:id="57" w:author="Tonka Baša" w:date="2024-10-09T17:35:00Z" w16du:dateUtc="2024-10-09T15:35:00Z"/>
          <w:b/>
          <w:bCs/>
          <w:sz w:val="28"/>
          <w:szCs w:val="28"/>
          <w:rPrChange w:id="58" w:author="Tonka Baša" w:date="2024-10-09T17:35:00Z" w16du:dateUtc="2024-10-09T15:35:00Z">
            <w:rPr>
              <w:ins w:id="59" w:author="Tonka Baša" w:date="2024-10-09T17:35:00Z" w16du:dateUtc="2024-10-09T15:35:00Z"/>
            </w:rPr>
          </w:rPrChange>
        </w:rPr>
        <w:pPrChange w:id="60" w:author="Tonka Baša" w:date="2024-10-09T17:35:00Z" w16du:dateUtc="2024-10-09T15:35:00Z">
          <w:pPr>
            <w:ind w:left="360"/>
          </w:pPr>
        </w:pPrChange>
      </w:pPr>
    </w:p>
    <w:p w14:paraId="7DEEC049" w14:textId="7FDFDFB0" w:rsidR="003C5342" w:rsidRDefault="003C5342" w:rsidP="00673634">
      <w:pPr>
        <w:pStyle w:val="Odlomakpopisa"/>
        <w:numPr>
          <w:ilvl w:val="0"/>
          <w:numId w:val="7"/>
        </w:numPr>
        <w:rPr>
          <w:ins w:id="61" w:author="Tonka Baša" w:date="2024-10-09T17:46:00Z" w16du:dateUtc="2024-10-09T15:46:00Z"/>
          <w:b/>
          <w:bCs/>
          <w:sz w:val="28"/>
          <w:szCs w:val="28"/>
        </w:rPr>
      </w:pPr>
      <w:r w:rsidRPr="00673634">
        <w:rPr>
          <w:b/>
          <w:bCs/>
          <w:sz w:val="28"/>
          <w:szCs w:val="28"/>
          <w:rPrChange w:id="62" w:author="Tonka Baša" w:date="2024-10-09T17:35:00Z" w16du:dateUtc="2024-10-09T15:35:00Z">
            <w:rPr/>
          </w:rPrChange>
        </w:rPr>
        <w:t xml:space="preserve">Robot i ožičenje </w:t>
      </w:r>
    </w:p>
    <w:p w14:paraId="50F8944C" w14:textId="77777777" w:rsidR="00CC05CA" w:rsidRDefault="00CC05CA" w:rsidP="00CC05CA">
      <w:pPr>
        <w:rPr>
          <w:ins w:id="63" w:author="Tonka Baša" w:date="2024-10-09T17:46:00Z" w16du:dateUtc="2024-10-09T15:46:00Z"/>
          <w:b/>
          <w:bCs/>
          <w:sz w:val="28"/>
          <w:szCs w:val="28"/>
        </w:rPr>
      </w:pPr>
    </w:p>
    <w:p w14:paraId="5A897DB2" w14:textId="77777777" w:rsidR="00CC05CA" w:rsidRPr="00CC05CA" w:rsidRDefault="00CC05CA">
      <w:pPr>
        <w:rPr>
          <w:b/>
          <w:bCs/>
          <w:sz w:val="28"/>
          <w:szCs w:val="28"/>
          <w:rPrChange w:id="64" w:author="Tonka Baša" w:date="2024-10-09T17:46:00Z" w16du:dateUtc="2024-10-09T15:46:00Z">
            <w:rPr/>
          </w:rPrChange>
        </w:rPr>
        <w:pPrChange w:id="65" w:author="Tonka Baša" w:date="2024-10-09T17:46:00Z" w16du:dateUtc="2024-10-09T15:46:00Z">
          <w:pPr>
            <w:pStyle w:val="Odlomakpopisa"/>
            <w:numPr>
              <w:numId w:val="2"/>
            </w:numPr>
            <w:ind w:hanging="360"/>
          </w:pPr>
        </w:pPrChange>
      </w:pPr>
    </w:p>
    <w:p w14:paraId="17FFE3BB" w14:textId="18905184" w:rsidR="003C5342" w:rsidDel="00C04FC2" w:rsidRDefault="00C04FC2" w:rsidP="003C5342">
      <w:pPr>
        <w:rPr>
          <w:del w:id="66" w:author="Tonka Baša" w:date="2024-10-09T17:28:00Z" w16du:dateUtc="2024-10-09T15:28:00Z"/>
          <w:b/>
          <w:bCs/>
          <w:sz w:val="28"/>
          <w:szCs w:val="28"/>
        </w:rPr>
      </w:pPr>
      <w:ins w:id="67" w:author="Tonka Baša" w:date="2024-10-09T17:29:00Z" w16du:dateUtc="2024-10-09T15:29:00Z">
        <w:r>
          <w:rPr>
            <w:b/>
            <w:bCs/>
            <w:noProof/>
            <w:sz w:val="28"/>
            <w:szCs w:val="28"/>
          </w:rPr>
          <w:drawing>
            <wp:inline distT="0" distB="0" distL="0" distR="0" wp14:anchorId="7393ECD9" wp14:editId="73477FCB">
              <wp:extent cx="4191000" cy="3143250"/>
              <wp:effectExtent l="0" t="9525" r="9525" b="9525"/>
              <wp:docPr id="693452278" name="Slika 1" descr="Slika na kojoj se prikazuje igračka, žuto&#10;&#10;Opis je automatski generira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93452278" name="Slika 1" descr="Slika na kojoj se prikazuje igračka, žuto&#10;&#10;Opis je automatski generiran"/>
                      <pic:cNvPicPr/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5400000">
                        <a:off x="0" y="0"/>
                        <a:ext cx="4191000" cy="3143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68" w:author="Tonka Baša" w:date="2024-10-09T17:28:00Z" w16du:dateUtc="2024-10-09T15:28:00Z">
        <w:r w:rsidR="003C5342" w:rsidDel="00C04FC2">
          <w:rPr>
            <w:b/>
            <w:bCs/>
            <w:sz w:val="28"/>
            <w:szCs w:val="28"/>
          </w:rPr>
          <w:delText xml:space="preserve">Slike robota ( strana, od ispod, odozgora ) </w:delText>
        </w:r>
      </w:del>
    </w:p>
    <w:p w14:paraId="1D172C23" w14:textId="77777777" w:rsidR="00C04FC2" w:rsidRDefault="00C04FC2" w:rsidP="00C04FC2">
      <w:pPr>
        <w:rPr>
          <w:ins w:id="69" w:author="Tonka Baša" w:date="2024-10-09T17:29:00Z" w16du:dateUtc="2024-10-09T15:29:00Z"/>
          <w:b/>
          <w:bCs/>
          <w:sz w:val="28"/>
          <w:szCs w:val="28"/>
        </w:rPr>
      </w:pPr>
    </w:p>
    <w:p w14:paraId="100AAD57" w14:textId="23963B2D" w:rsidR="00C04FC2" w:rsidRDefault="00C04FC2" w:rsidP="00C04FC2">
      <w:pPr>
        <w:rPr>
          <w:ins w:id="70" w:author="Tonka Baša" w:date="2024-10-09T17:30:00Z" w16du:dateUtc="2024-10-09T15:30:00Z"/>
          <w:b/>
          <w:bCs/>
          <w:sz w:val="28"/>
          <w:szCs w:val="28"/>
        </w:rPr>
      </w:pPr>
      <w:ins w:id="71" w:author="Tonka Baša" w:date="2024-10-09T17:29:00Z" w16du:dateUtc="2024-10-09T15:29:00Z">
        <w:r>
          <w:rPr>
            <w:b/>
            <w:bCs/>
            <w:noProof/>
            <w:sz w:val="28"/>
            <w:szCs w:val="28"/>
          </w:rPr>
          <w:lastRenderedPageBreak/>
          <w:drawing>
            <wp:inline distT="0" distB="0" distL="0" distR="0" wp14:anchorId="556900AB" wp14:editId="29F42DF0">
              <wp:extent cx="3059289" cy="4079053"/>
              <wp:effectExtent l="0" t="0" r="8255" b="0"/>
              <wp:docPr id="1904289199" name="Slika 2" descr="Slika na kojoj se prikazuje elektroničko inženjerstvo, inženjerstvo, stroj, električno ožičenje&#10;&#10;Opis je automatski generira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04289199" name="Slika 2" descr="Slika na kojoj se prikazuje elektroničko inženjerstvo, inženjerstvo, stroj, električno ožičenje&#10;&#10;Opis je automatski generiran"/>
                      <pic:cNvPicPr/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3106" cy="408414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0E061B3" w14:textId="0BB8FDDF" w:rsidR="00C04FC2" w:rsidRPr="00C04FC2" w:rsidRDefault="00C04FC2">
      <w:pPr>
        <w:rPr>
          <w:ins w:id="72" w:author="Tonka Baša" w:date="2024-10-09T17:29:00Z" w16du:dateUtc="2024-10-09T15:29:00Z"/>
          <w:b/>
          <w:bCs/>
          <w:sz w:val="28"/>
          <w:szCs w:val="28"/>
          <w:rPrChange w:id="73" w:author="Tonka Baša" w:date="2024-10-09T17:29:00Z" w16du:dateUtc="2024-10-09T15:29:00Z">
            <w:rPr>
              <w:ins w:id="74" w:author="Tonka Baša" w:date="2024-10-09T17:29:00Z" w16du:dateUtc="2024-10-09T15:29:00Z"/>
            </w:rPr>
          </w:rPrChange>
        </w:rPr>
        <w:pPrChange w:id="75" w:author="Tonka Baša" w:date="2024-10-09T17:29:00Z" w16du:dateUtc="2024-10-09T15:29:00Z">
          <w:pPr>
            <w:pStyle w:val="Odlomakpopisa"/>
            <w:numPr>
              <w:numId w:val="3"/>
            </w:numPr>
            <w:ind w:hanging="360"/>
          </w:pPr>
        </w:pPrChange>
      </w:pPr>
      <w:ins w:id="76" w:author="Tonka Baša" w:date="2024-10-09T17:31:00Z" w16du:dateUtc="2024-10-09T15:31:00Z">
        <w:r>
          <w:rPr>
            <w:b/>
            <w:bCs/>
            <w:noProof/>
            <w:sz w:val="28"/>
            <w:szCs w:val="28"/>
          </w:rPr>
          <w:drawing>
            <wp:inline distT="0" distB="0" distL="0" distR="0" wp14:anchorId="52F00B4F" wp14:editId="4985B817">
              <wp:extent cx="3075038" cy="4100051"/>
              <wp:effectExtent l="0" t="0" r="0" b="0"/>
              <wp:docPr id="1141969657" name="Slika 3" descr="Slika na kojoj se prikazuje električno ožičenje, elektroničko inženjerstvo, elektronika, elektronička komponenta&#10;&#10;Opis je automatski generira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41969657" name="Slika 3" descr="Slika na kojoj se prikazuje električno ožičenje, elektroničko inženjerstvo, elektronika, elektronička komponenta&#10;&#10;Opis je automatski generiran"/>
                      <pic:cNvPicPr/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78995" cy="41053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A4331A" w14:textId="73DC1D8E" w:rsidR="003C5342" w:rsidRDefault="00C04FC2" w:rsidP="003C5342">
      <w:pPr>
        <w:rPr>
          <w:ins w:id="77" w:author="Tonka Baša" w:date="2024-10-09T17:32:00Z" w16du:dateUtc="2024-10-09T15:32:00Z"/>
          <w:b/>
          <w:bCs/>
          <w:sz w:val="28"/>
          <w:szCs w:val="28"/>
        </w:rPr>
      </w:pPr>
      <w:ins w:id="78" w:author="Tonka Baša" w:date="2024-10-09T17:32:00Z" w16du:dateUtc="2024-10-09T15:32:00Z">
        <w:r>
          <w:rPr>
            <w:b/>
            <w:bCs/>
            <w:noProof/>
            <w:sz w:val="28"/>
            <w:szCs w:val="28"/>
          </w:rPr>
          <w:lastRenderedPageBreak/>
          <w:drawing>
            <wp:inline distT="0" distB="0" distL="0" distR="0" wp14:anchorId="5E66C553" wp14:editId="32983491">
              <wp:extent cx="4815348" cy="3611511"/>
              <wp:effectExtent l="0" t="0" r="4445" b="8255"/>
              <wp:docPr id="886100601" name="Slika 4" descr="Slika na kojoj se prikazuje igračka, inženjerstvo, električno ožičenje, stroj&#10;&#10;Opis je automatski generira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86100601" name="Slika 4" descr="Slika na kojoj se prikazuje igračka, inženjerstvo, električno ožičenje, stroj&#10;&#10;Opis je automatski generiran"/>
                      <pic:cNvPicPr/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17758" cy="361331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FB45DF6" w14:textId="77777777" w:rsidR="00C04FC2" w:rsidRDefault="00C04FC2" w:rsidP="003C5342">
      <w:pPr>
        <w:rPr>
          <w:ins w:id="79" w:author="Tonka Baša" w:date="2024-10-09T17:32:00Z" w16du:dateUtc="2024-10-09T15:32:00Z"/>
          <w:b/>
          <w:bCs/>
          <w:sz w:val="28"/>
          <w:szCs w:val="28"/>
        </w:rPr>
      </w:pPr>
    </w:p>
    <w:p w14:paraId="79871EFC" w14:textId="498EDE1D" w:rsidR="00C04FC2" w:rsidRDefault="00C04FC2" w:rsidP="003C5342">
      <w:pPr>
        <w:rPr>
          <w:ins w:id="80" w:author="Tonka Baša" w:date="2024-10-09T17:32:00Z" w16du:dateUtc="2024-10-09T15:32:00Z"/>
          <w:b/>
          <w:bCs/>
          <w:sz w:val="28"/>
          <w:szCs w:val="28"/>
        </w:rPr>
      </w:pPr>
      <w:ins w:id="81" w:author="Tonka Baša" w:date="2024-10-09T17:32:00Z" w16du:dateUtc="2024-10-09T15:32:00Z">
        <w:r>
          <w:rPr>
            <w:b/>
            <w:bCs/>
            <w:sz w:val="28"/>
            <w:szCs w:val="28"/>
          </w:rPr>
          <w:t xml:space="preserve">+još jedna sa gotovim </w:t>
        </w:r>
      </w:ins>
    </w:p>
    <w:p w14:paraId="1309DACF" w14:textId="77777777" w:rsidR="00673634" w:rsidRDefault="00673634" w:rsidP="003C5342">
      <w:pPr>
        <w:rPr>
          <w:b/>
          <w:bCs/>
          <w:sz w:val="28"/>
          <w:szCs w:val="28"/>
        </w:rPr>
      </w:pPr>
    </w:p>
    <w:p w14:paraId="28E542DD" w14:textId="77777777" w:rsidR="003C5342" w:rsidRDefault="003C5342" w:rsidP="003C5342">
      <w:pPr>
        <w:rPr>
          <w:b/>
          <w:bCs/>
          <w:sz w:val="28"/>
          <w:szCs w:val="28"/>
        </w:rPr>
      </w:pPr>
    </w:p>
    <w:p w14:paraId="676F7CE4" w14:textId="77777777" w:rsidR="003C5342" w:rsidRDefault="003C5342" w:rsidP="003C5342">
      <w:pPr>
        <w:rPr>
          <w:b/>
          <w:bCs/>
          <w:sz w:val="28"/>
          <w:szCs w:val="28"/>
        </w:rPr>
      </w:pPr>
    </w:p>
    <w:p w14:paraId="043F843D" w14:textId="77777777" w:rsidR="003C5342" w:rsidRDefault="003C5342" w:rsidP="003C5342">
      <w:pPr>
        <w:rPr>
          <w:b/>
          <w:bCs/>
          <w:sz w:val="28"/>
          <w:szCs w:val="28"/>
        </w:rPr>
      </w:pPr>
    </w:p>
    <w:p w14:paraId="657C4774" w14:textId="77777777" w:rsidR="003C5342" w:rsidRDefault="003C5342" w:rsidP="003C5342">
      <w:pPr>
        <w:rPr>
          <w:b/>
          <w:bCs/>
          <w:sz w:val="28"/>
          <w:szCs w:val="28"/>
        </w:rPr>
      </w:pPr>
    </w:p>
    <w:p w14:paraId="5F525EC7" w14:textId="77777777" w:rsidR="003C5342" w:rsidRDefault="003C5342" w:rsidP="003C5342">
      <w:pPr>
        <w:rPr>
          <w:b/>
          <w:bCs/>
          <w:sz w:val="28"/>
          <w:szCs w:val="28"/>
        </w:rPr>
      </w:pPr>
    </w:p>
    <w:p w14:paraId="1AA49793" w14:textId="77777777" w:rsidR="003C5342" w:rsidRDefault="003C5342" w:rsidP="003C5342">
      <w:pPr>
        <w:rPr>
          <w:b/>
          <w:bCs/>
          <w:sz w:val="28"/>
          <w:szCs w:val="28"/>
        </w:rPr>
      </w:pPr>
    </w:p>
    <w:p w14:paraId="382E929D" w14:textId="77777777" w:rsidR="003C5342" w:rsidRDefault="003C5342" w:rsidP="003C5342">
      <w:pPr>
        <w:rPr>
          <w:b/>
          <w:bCs/>
          <w:sz w:val="28"/>
          <w:szCs w:val="28"/>
        </w:rPr>
      </w:pPr>
    </w:p>
    <w:p w14:paraId="4B47964E" w14:textId="77777777" w:rsidR="003C5342" w:rsidRDefault="003C5342" w:rsidP="003C5342">
      <w:pPr>
        <w:rPr>
          <w:b/>
          <w:bCs/>
          <w:sz w:val="28"/>
          <w:szCs w:val="28"/>
        </w:rPr>
      </w:pPr>
    </w:p>
    <w:p w14:paraId="74F10916" w14:textId="77777777" w:rsidR="003C5342" w:rsidRDefault="003C5342" w:rsidP="003C5342">
      <w:pPr>
        <w:rPr>
          <w:b/>
          <w:bCs/>
          <w:sz w:val="28"/>
          <w:szCs w:val="28"/>
        </w:rPr>
      </w:pPr>
    </w:p>
    <w:p w14:paraId="582431CA" w14:textId="77777777" w:rsidR="003C5342" w:rsidRDefault="003C5342" w:rsidP="003C5342">
      <w:pPr>
        <w:rPr>
          <w:b/>
          <w:bCs/>
          <w:sz w:val="28"/>
          <w:szCs w:val="28"/>
        </w:rPr>
      </w:pPr>
    </w:p>
    <w:p w14:paraId="5B8C7CE7" w14:textId="77777777" w:rsidR="003C5342" w:rsidDel="00CC05CA" w:rsidRDefault="003C5342" w:rsidP="003C5342">
      <w:pPr>
        <w:rPr>
          <w:del w:id="82" w:author="Tonka Baša" w:date="2024-10-09T17:45:00Z" w16du:dateUtc="2024-10-09T15:45:00Z"/>
          <w:b/>
          <w:bCs/>
          <w:sz w:val="28"/>
          <w:szCs w:val="28"/>
        </w:rPr>
      </w:pPr>
    </w:p>
    <w:p w14:paraId="283B497D" w14:textId="77777777" w:rsidR="003C5342" w:rsidDel="00CC05CA" w:rsidRDefault="003C5342" w:rsidP="003C5342">
      <w:pPr>
        <w:rPr>
          <w:del w:id="83" w:author="Tonka Baša" w:date="2024-10-09T17:45:00Z" w16du:dateUtc="2024-10-09T15:45:00Z"/>
          <w:b/>
          <w:bCs/>
          <w:sz w:val="28"/>
          <w:szCs w:val="28"/>
        </w:rPr>
      </w:pPr>
    </w:p>
    <w:p w14:paraId="769DAC40" w14:textId="77777777" w:rsidR="003C5342" w:rsidDel="00CC05CA" w:rsidRDefault="003C5342" w:rsidP="003C5342">
      <w:pPr>
        <w:rPr>
          <w:del w:id="84" w:author="Tonka Baša" w:date="2024-10-09T17:45:00Z" w16du:dateUtc="2024-10-09T15:45:00Z"/>
          <w:b/>
          <w:bCs/>
          <w:sz w:val="28"/>
          <w:szCs w:val="28"/>
        </w:rPr>
      </w:pPr>
    </w:p>
    <w:p w14:paraId="26F8C3C2" w14:textId="77777777" w:rsidR="003C5342" w:rsidDel="00CC05CA" w:rsidRDefault="003C5342" w:rsidP="003C5342">
      <w:pPr>
        <w:rPr>
          <w:del w:id="85" w:author="Tonka Baša" w:date="2024-10-09T17:45:00Z" w16du:dateUtc="2024-10-09T15:45:00Z"/>
          <w:b/>
          <w:bCs/>
          <w:sz w:val="28"/>
          <w:szCs w:val="28"/>
        </w:rPr>
      </w:pPr>
    </w:p>
    <w:p w14:paraId="6B8DA6AE" w14:textId="77777777" w:rsidR="003C5342" w:rsidDel="00CC05CA" w:rsidRDefault="003C5342" w:rsidP="003C5342">
      <w:pPr>
        <w:rPr>
          <w:del w:id="86" w:author="Tonka Baša" w:date="2024-10-09T17:45:00Z" w16du:dateUtc="2024-10-09T15:45:00Z"/>
          <w:b/>
          <w:bCs/>
          <w:sz w:val="28"/>
          <w:szCs w:val="28"/>
        </w:rPr>
      </w:pPr>
    </w:p>
    <w:p w14:paraId="22E36855" w14:textId="77777777" w:rsidR="003C5342" w:rsidDel="00CC05CA" w:rsidRDefault="003C5342" w:rsidP="003C5342">
      <w:pPr>
        <w:rPr>
          <w:del w:id="87" w:author="Tonka Baša" w:date="2024-10-09T17:45:00Z" w16du:dateUtc="2024-10-09T15:45:00Z"/>
          <w:b/>
          <w:bCs/>
          <w:sz w:val="28"/>
          <w:szCs w:val="28"/>
        </w:rPr>
      </w:pPr>
    </w:p>
    <w:p w14:paraId="1B8BDE61" w14:textId="77777777" w:rsidR="003C5342" w:rsidDel="00CC05CA" w:rsidRDefault="003C5342" w:rsidP="003C5342">
      <w:pPr>
        <w:rPr>
          <w:del w:id="88" w:author="Tonka Baša" w:date="2024-10-09T17:45:00Z" w16du:dateUtc="2024-10-09T15:45:00Z"/>
          <w:b/>
          <w:bCs/>
          <w:sz w:val="28"/>
          <w:szCs w:val="28"/>
        </w:rPr>
      </w:pPr>
    </w:p>
    <w:p w14:paraId="050B33E3" w14:textId="77777777" w:rsidR="003C5342" w:rsidDel="00CC05CA" w:rsidRDefault="003C5342" w:rsidP="003C5342">
      <w:pPr>
        <w:rPr>
          <w:del w:id="89" w:author="Tonka Baša" w:date="2024-10-09T17:45:00Z" w16du:dateUtc="2024-10-09T15:45:00Z"/>
          <w:b/>
          <w:bCs/>
          <w:sz w:val="28"/>
          <w:szCs w:val="28"/>
        </w:rPr>
      </w:pPr>
    </w:p>
    <w:p w14:paraId="3451F7DE" w14:textId="77777777" w:rsidR="003C5342" w:rsidDel="00CC05CA" w:rsidRDefault="003C5342" w:rsidP="003C5342">
      <w:pPr>
        <w:rPr>
          <w:del w:id="90" w:author="Tonka Baša" w:date="2024-10-09T17:45:00Z" w16du:dateUtc="2024-10-09T15:45:00Z"/>
          <w:b/>
          <w:bCs/>
          <w:sz w:val="28"/>
          <w:szCs w:val="28"/>
        </w:rPr>
      </w:pPr>
    </w:p>
    <w:p w14:paraId="31C2DC56" w14:textId="77777777" w:rsidR="003C5342" w:rsidDel="00CC05CA" w:rsidRDefault="003C5342" w:rsidP="003C5342">
      <w:pPr>
        <w:rPr>
          <w:del w:id="91" w:author="Tonka Baša" w:date="2024-10-09T17:45:00Z" w16du:dateUtc="2024-10-09T15:45:00Z"/>
          <w:b/>
          <w:bCs/>
          <w:sz w:val="28"/>
          <w:szCs w:val="28"/>
        </w:rPr>
      </w:pPr>
    </w:p>
    <w:p w14:paraId="56B489E1" w14:textId="77777777" w:rsidR="003C5342" w:rsidDel="00CC05CA" w:rsidRDefault="003C5342" w:rsidP="003C5342">
      <w:pPr>
        <w:rPr>
          <w:del w:id="92" w:author="Tonka Baša" w:date="2024-10-09T17:45:00Z" w16du:dateUtc="2024-10-09T15:45:00Z"/>
          <w:b/>
          <w:bCs/>
          <w:sz w:val="28"/>
          <w:szCs w:val="28"/>
        </w:rPr>
      </w:pPr>
    </w:p>
    <w:p w14:paraId="7A020BB7" w14:textId="77777777" w:rsidR="003C5342" w:rsidRPr="003C5342" w:rsidRDefault="003C5342" w:rsidP="003C5342">
      <w:pPr>
        <w:rPr>
          <w:b/>
          <w:bCs/>
          <w:sz w:val="28"/>
          <w:szCs w:val="28"/>
        </w:rPr>
      </w:pPr>
    </w:p>
    <w:p w14:paraId="3620BD4A" w14:textId="39C46273" w:rsidR="003C5342" w:rsidRPr="00673634" w:rsidRDefault="003C5342">
      <w:pPr>
        <w:pStyle w:val="Odlomakpopisa"/>
        <w:numPr>
          <w:ilvl w:val="0"/>
          <w:numId w:val="7"/>
        </w:numPr>
        <w:rPr>
          <w:b/>
          <w:bCs/>
          <w:sz w:val="28"/>
          <w:szCs w:val="28"/>
          <w:rPrChange w:id="93" w:author="Tonka Baša" w:date="2024-10-09T17:36:00Z" w16du:dateUtc="2024-10-09T15:36:00Z">
            <w:rPr/>
          </w:rPrChange>
        </w:rPr>
        <w:pPrChange w:id="94" w:author="Tonka Baša" w:date="2024-10-09T17:36:00Z" w16du:dateUtc="2024-10-09T15:36:00Z">
          <w:pPr>
            <w:pStyle w:val="Odlomakpopisa"/>
            <w:numPr>
              <w:numId w:val="2"/>
            </w:numPr>
            <w:ind w:hanging="360"/>
          </w:pPr>
        </w:pPrChange>
      </w:pPr>
      <w:r w:rsidRPr="00673634">
        <w:rPr>
          <w:b/>
          <w:bCs/>
          <w:sz w:val="28"/>
          <w:szCs w:val="28"/>
          <w:rPrChange w:id="95" w:author="Tonka Baša" w:date="2024-10-09T17:36:00Z" w16du:dateUtc="2024-10-09T15:36:00Z">
            <w:rPr/>
          </w:rPrChange>
        </w:rPr>
        <w:t xml:space="preserve">Mehanička konstrukcija </w:t>
      </w:r>
    </w:p>
    <w:p w14:paraId="6167D3DB" w14:textId="72D466A1" w:rsidR="003C5342" w:rsidDel="00CC05CA" w:rsidRDefault="003C5342" w:rsidP="003C5342">
      <w:pPr>
        <w:rPr>
          <w:del w:id="96" w:author="Tonka Baša" w:date="2024-10-09T17:46:00Z" w16du:dateUtc="2024-10-09T15:46:00Z"/>
          <w:b/>
          <w:bCs/>
          <w:sz w:val="28"/>
          <w:szCs w:val="28"/>
        </w:rPr>
      </w:pPr>
      <w:del w:id="97" w:author="Tonka Baša" w:date="2024-10-09T17:46:00Z" w16du:dateUtc="2024-10-09T15:46:00Z">
        <w:r w:rsidDel="00CC05CA">
          <w:rPr>
            <w:b/>
            <w:bCs/>
            <w:sz w:val="28"/>
            <w:szCs w:val="28"/>
          </w:rPr>
          <w:delText xml:space="preserve">Slike od 3d modeliranja, detaljniji opis robota i komponenata i nj. funkcije. </w:delText>
        </w:r>
      </w:del>
    </w:p>
    <w:p w14:paraId="578D5C6B" w14:textId="77777777" w:rsidR="00CC05CA" w:rsidRDefault="00CC05CA" w:rsidP="00CC05CA">
      <w:pPr>
        <w:rPr>
          <w:ins w:id="98" w:author="Tonka Baša" w:date="2024-10-09T17:46:00Z" w16du:dateUtc="2024-10-09T15:46:00Z"/>
          <w:b/>
          <w:bCs/>
          <w:sz w:val="28"/>
          <w:szCs w:val="28"/>
        </w:rPr>
      </w:pPr>
    </w:p>
    <w:p w14:paraId="63AF926E" w14:textId="57B76576" w:rsidR="00CC05CA" w:rsidRPr="00CC05CA" w:rsidRDefault="00CC05CA" w:rsidP="00CC05CA">
      <w:pPr>
        <w:rPr>
          <w:ins w:id="99" w:author="Tonka Baša" w:date="2024-10-09T17:48:00Z" w16du:dateUtc="2024-10-09T15:48:00Z"/>
          <w:rFonts w:ascii="Calibri" w:hAnsi="Calibri" w:cs="Calibri"/>
          <w:rPrChange w:id="100" w:author="Tonka Baša" w:date="2024-10-09T17:50:00Z" w16du:dateUtc="2024-10-09T15:50:00Z">
            <w:rPr>
              <w:ins w:id="101" w:author="Tonka Baša" w:date="2024-10-09T17:48:00Z" w16du:dateUtc="2024-10-09T15:48:00Z"/>
              <w:b/>
              <w:bCs/>
              <w:sz w:val="28"/>
              <w:szCs w:val="28"/>
            </w:rPr>
          </w:rPrChange>
        </w:rPr>
      </w:pPr>
      <w:ins w:id="102" w:author="Tonka Baša" w:date="2024-10-09T17:46:00Z" w16du:dateUtc="2024-10-09T15:46:00Z">
        <w:r w:rsidRPr="00CC05CA">
          <w:rPr>
            <w:rFonts w:ascii="Calibri" w:hAnsi="Calibri" w:cs="Calibri"/>
            <w:rPrChange w:id="103" w:author="Tonka Baša" w:date="2024-10-09T17:50:00Z" w16du:dateUtc="2024-10-09T15:50:00Z">
              <w:rPr>
                <w:b/>
                <w:bCs/>
                <w:sz w:val="28"/>
                <w:szCs w:val="28"/>
              </w:rPr>
            </w:rPrChange>
          </w:rPr>
          <w:t>Baza je osnovni mehanički dio svakog r</w:t>
        </w:r>
      </w:ins>
      <w:ins w:id="104" w:author="Tonka Baša" w:date="2024-10-09T17:47:00Z" w16du:dateUtc="2024-10-09T15:47:00Z">
        <w:r w:rsidRPr="00CC05CA">
          <w:rPr>
            <w:rFonts w:ascii="Calibri" w:hAnsi="Calibri" w:cs="Calibri"/>
            <w:rPrChange w:id="105" w:author="Tonka Baša" w:date="2024-10-09T17:50:00Z" w16du:dateUtc="2024-10-09T15:50:00Z">
              <w:rPr>
                <w:b/>
                <w:bCs/>
                <w:sz w:val="28"/>
                <w:szCs w:val="28"/>
              </w:rPr>
            </w:rPrChange>
          </w:rPr>
          <w:t>obota. Na bazu su pričvršćeni svi važni dijelovi robota koji mu omogućuju da izvršava svoj zadatak. Robot na bazu ima pričvršćena 4 kotača sa 4 motora.</w:t>
        </w:r>
      </w:ins>
      <w:ins w:id="106" w:author="Tonka Baša" w:date="2024-10-09T17:48:00Z" w16du:dateUtc="2024-10-09T15:48:00Z">
        <w:r w:rsidRPr="00CC05CA">
          <w:rPr>
            <w:rFonts w:ascii="Calibri" w:hAnsi="Calibri" w:cs="Calibri"/>
            <w:rPrChange w:id="107" w:author="Tonka Baša" w:date="2024-10-09T17:50:00Z" w16du:dateUtc="2024-10-09T15:50:00Z">
              <w:rPr>
                <w:b/>
                <w:bCs/>
                <w:sz w:val="28"/>
                <w:szCs w:val="28"/>
              </w:rPr>
            </w:rPrChange>
          </w:rPr>
          <w:t xml:space="preserve"> </w:t>
        </w:r>
      </w:ins>
    </w:p>
    <w:p w14:paraId="39394C45" w14:textId="6EFD7D3D" w:rsidR="00CC05CA" w:rsidRPr="00CC05CA" w:rsidRDefault="00CC05CA" w:rsidP="00CC05CA">
      <w:pPr>
        <w:rPr>
          <w:ins w:id="108" w:author="Tonka Baša" w:date="2024-10-09T17:48:00Z" w16du:dateUtc="2024-10-09T15:48:00Z"/>
          <w:rFonts w:ascii="Calibri" w:hAnsi="Calibri" w:cs="Calibri"/>
          <w:rPrChange w:id="109" w:author="Tonka Baša" w:date="2024-10-09T17:50:00Z" w16du:dateUtc="2024-10-09T15:50:00Z">
            <w:rPr>
              <w:ins w:id="110" w:author="Tonka Baša" w:date="2024-10-09T17:48:00Z" w16du:dateUtc="2024-10-09T15:48:00Z"/>
              <w:b/>
              <w:bCs/>
              <w:sz w:val="28"/>
              <w:szCs w:val="28"/>
            </w:rPr>
          </w:rPrChange>
        </w:rPr>
      </w:pPr>
      <w:ins w:id="111" w:author="Tonka Baša" w:date="2024-10-09T17:48:00Z" w16du:dateUtc="2024-10-09T15:48:00Z">
        <w:r w:rsidRPr="00CC05CA">
          <w:rPr>
            <w:rFonts w:ascii="Calibri" w:hAnsi="Calibri" w:cs="Calibri"/>
            <w:rPrChange w:id="112" w:author="Tonka Baša" w:date="2024-10-09T17:50:00Z" w16du:dateUtc="2024-10-09T15:50:00Z">
              <w:rPr>
                <w:b/>
                <w:bCs/>
                <w:sz w:val="28"/>
                <w:szCs w:val="28"/>
              </w:rPr>
            </w:rPrChange>
          </w:rPr>
          <w:t xml:space="preserve">Sa </w:t>
        </w:r>
      </w:ins>
      <w:ins w:id="113" w:author="Tonka Baša" w:date="2024-10-09T18:28:00Z" w16du:dateUtc="2024-10-09T16:28:00Z">
        <w:r w:rsidR="00483057">
          <w:rPr>
            <w:rFonts w:ascii="Calibri" w:hAnsi="Calibri" w:cs="Calibri"/>
          </w:rPr>
          <w:t>gornje</w:t>
        </w:r>
      </w:ins>
      <w:ins w:id="114" w:author="Tonka Baša" w:date="2024-10-09T17:48:00Z" w16du:dateUtc="2024-10-09T15:48:00Z">
        <w:r w:rsidRPr="00CC05CA">
          <w:rPr>
            <w:rFonts w:ascii="Calibri" w:hAnsi="Calibri" w:cs="Calibri"/>
            <w:rPrChange w:id="115" w:author="Tonka Baša" w:date="2024-10-09T17:50:00Z" w16du:dateUtc="2024-10-09T15:50:00Z">
              <w:rPr>
                <w:b/>
                <w:bCs/>
                <w:sz w:val="28"/>
                <w:szCs w:val="28"/>
              </w:rPr>
            </w:rPrChange>
          </w:rPr>
          <w:t xml:space="preserve"> strane, baza sadrži Arduino pločicu. </w:t>
        </w:r>
      </w:ins>
    </w:p>
    <w:p w14:paraId="7DF40D30" w14:textId="4277D26A" w:rsidR="00CC05CA" w:rsidRPr="00CC05CA" w:rsidRDefault="00CC05CA" w:rsidP="00CC05CA">
      <w:pPr>
        <w:rPr>
          <w:ins w:id="116" w:author="Tonka Baša" w:date="2024-10-09T17:49:00Z" w16du:dateUtc="2024-10-09T15:49:00Z"/>
          <w:rFonts w:ascii="Calibri" w:hAnsi="Calibri" w:cs="Calibri"/>
          <w:rPrChange w:id="117" w:author="Tonka Baša" w:date="2024-10-09T17:50:00Z" w16du:dateUtc="2024-10-09T15:50:00Z">
            <w:rPr>
              <w:ins w:id="118" w:author="Tonka Baša" w:date="2024-10-09T17:49:00Z" w16du:dateUtc="2024-10-09T15:49:00Z"/>
              <w:b/>
              <w:bCs/>
              <w:sz w:val="28"/>
              <w:szCs w:val="28"/>
            </w:rPr>
          </w:rPrChange>
        </w:rPr>
      </w:pPr>
      <w:ins w:id="119" w:author="Tonka Baša" w:date="2024-10-09T17:48:00Z" w16du:dateUtc="2024-10-09T15:48:00Z">
        <w:r w:rsidRPr="00CC05CA">
          <w:rPr>
            <w:rFonts w:ascii="Calibri" w:hAnsi="Calibri" w:cs="Calibri"/>
            <w:rPrChange w:id="120" w:author="Tonka Baša" w:date="2024-10-09T17:50:00Z" w16du:dateUtc="2024-10-09T15:50:00Z">
              <w:rPr>
                <w:b/>
                <w:bCs/>
                <w:sz w:val="28"/>
                <w:szCs w:val="28"/>
              </w:rPr>
            </w:rPrChange>
          </w:rPr>
          <w:t xml:space="preserve">Sa prednje, stražnje i bočne strane robot ima </w:t>
        </w:r>
      </w:ins>
      <w:ins w:id="121" w:author="Tonka Baša" w:date="2024-10-09T17:49:00Z" w16du:dateUtc="2024-10-09T15:49:00Z">
        <w:r w:rsidRPr="00CC05CA">
          <w:rPr>
            <w:rFonts w:ascii="Calibri" w:hAnsi="Calibri" w:cs="Calibri"/>
            <w:rPrChange w:id="122" w:author="Tonka Baša" w:date="2024-10-09T17:50:00Z" w16du:dateUtc="2024-10-09T15:50:00Z">
              <w:rPr>
                <w:b/>
                <w:bCs/>
                <w:sz w:val="28"/>
                <w:szCs w:val="28"/>
              </w:rPr>
            </w:rPrChange>
          </w:rPr>
          <w:t xml:space="preserve">po jedan ultrazvučni modul za mjerenje udaljenosti. </w:t>
        </w:r>
      </w:ins>
    </w:p>
    <w:p w14:paraId="07AABB37" w14:textId="35E52F5C" w:rsidR="0034608F" w:rsidRPr="00CC05CA" w:rsidRDefault="00CC05CA">
      <w:pPr>
        <w:rPr>
          <w:ins w:id="123" w:author="Tonka Baša" w:date="2024-10-09T17:46:00Z" w16du:dateUtc="2024-10-09T15:46:00Z"/>
          <w:rFonts w:ascii="Calibri" w:hAnsi="Calibri" w:cs="Calibri"/>
          <w:rPrChange w:id="124" w:author="Tonka Baša" w:date="2024-10-09T17:50:00Z" w16du:dateUtc="2024-10-09T15:50:00Z">
            <w:rPr>
              <w:ins w:id="125" w:author="Tonka Baša" w:date="2024-10-09T17:46:00Z" w16du:dateUtc="2024-10-09T15:46:00Z"/>
            </w:rPr>
          </w:rPrChange>
        </w:rPr>
        <w:pPrChange w:id="126" w:author="Tonka Baša" w:date="2024-10-09T17:46:00Z" w16du:dateUtc="2024-10-09T15:46:00Z">
          <w:pPr>
            <w:pStyle w:val="Odlomakpopisa"/>
            <w:numPr>
              <w:numId w:val="3"/>
            </w:numPr>
            <w:ind w:hanging="360"/>
          </w:pPr>
        </w:pPrChange>
      </w:pPr>
      <w:ins w:id="127" w:author="Tonka Baša" w:date="2024-10-09T17:49:00Z" w16du:dateUtc="2024-10-09T15:49:00Z">
        <w:r w:rsidRPr="00CC05CA">
          <w:rPr>
            <w:rFonts w:ascii="Calibri" w:hAnsi="Calibri" w:cs="Calibri"/>
            <w:rPrChange w:id="128" w:author="Tonka Baša" w:date="2024-10-09T17:50:00Z" w16du:dateUtc="2024-10-09T15:50:00Z">
              <w:rPr>
                <w:b/>
                <w:bCs/>
                <w:sz w:val="28"/>
                <w:szCs w:val="28"/>
              </w:rPr>
            </w:rPrChange>
          </w:rPr>
          <w:t>Na vrhu robota nalaze se ostale komponente kao što su bluetooth senzor,</w:t>
        </w:r>
      </w:ins>
      <w:ins w:id="129" w:author="Tonka Baša" w:date="2024-10-09T17:50:00Z" w16du:dateUtc="2024-10-09T15:50:00Z">
        <w:r w:rsidRPr="00CC05CA">
          <w:rPr>
            <w:rFonts w:ascii="Calibri" w:hAnsi="Calibri" w:cs="Calibri"/>
            <w:rPrChange w:id="130" w:author="Tonka Baša" w:date="2024-10-09T17:50:00Z" w16du:dateUtc="2024-10-09T15:50:00Z">
              <w:rPr>
                <w:b/>
                <w:bCs/>
                <w:sz w:val="28"/>
                <w:szCs w:val="28"/>
              </w:rPr>
            </w:rPrChange>
          </w:rPr>
          <w:t xml:space="preserve"> ožičenja, itd…</w:t>
        </w:r>
      </w:ins>
    </w:p>
    <w:p w14:paraId="51F0C915" w14:textId="77777777" w:rsidR="003C5342" w:rsidRDefault="003C5342" w:rsidP="003C5342">
      <w:pPr>
        <w:rPr>
          <w:b/>
          <w:bCs/>
          <w:sz w:val="28"/>
          <w:szCs w:val="28"/>
        </w:rPr>
      </w:pPr>
    </w:p>
    <w:p w14:paraId="0858B835" w14:textId="2919F91C" w:rsidR="003C5342" w:rsidDel="00462101" w:rsidRDefault="00462101" w:rsidP="003C5342">
      <w:pPr>
        <w:rPr>
          <w:del w:id="131" w:author="Tonka Baša" w:date="2024-10-09T18:10:00Z" w16du:dateUtc="2024-10-09T16:10:00Z"/>
          <w:b/>
          <w:bCs/>
          <w:sz w:val="28"/>
          <w:szCs w:val="28"/>
        </w:rPr>
      </w:pPr>
      <w:ins w:id="132" w:author="Tonka Baša" w:date="2024-10-09T18:10:00Z" w16du:dateUtc="2024-10-09T16:10:00Z">
        <w:r w:rsidRPr="00462101">
          <w:rPr>
            <w:b/>
            <w:bCs/>
            <w:noProof/>
            <w:sz w:val="28"/>
            <w:szCs w:val="28"/>
          </w:rPr>
          <w:lastRenderedPageBreak/>
          <w:drawing>
            <wp:inline distT="0" distB="0" distL="0" distR="0" wp14:anchorId="647682F5" wp14:editId="13DBC7A5">
              <wp:extent cx="4190338" cy="2348751"/>
              <wp:effectExtent l="0" t="0" r="1270" b="0"/>
              <wp:docPr id="1114450881" name="Slika 1" descr="Slika na kojoj se prikazuje kuća, snimka zaslona, crtić, dizajn&#10;&#10;Opis je automatski generira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14450881" name="Slika 1" descr="Slika na kojoj se prikazuje kuća, snimka zaslona, crtić, dizajn&#10;&#10;Opis je automatski generiran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6402" cy="2352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4BA7C07" w14:textId="77777777" w:rsidR="00462101" w:rsidRDefault="00462101" w:rsidP="003C5342">
      <w:pPr>
        <w:rPr>
          <w:ins w:id="133" w:author="Tonka Baša" w:date="2024-10-09T18:10:00Z" w16du:dateUtc="2024-10-09T16:10:00Z"/>
          <w:b/>
          <w:bCs/>
          <w:sz w:val="28"/>
          <w:szCs w:val="28"/>
        </w:rPr>
      </w:pPr>
    </w:p>
    <w:p w14:paraId="62D73942" w14:textId="56E10F41" w:rsidR="00462101" w:rsidRPr="00462101" w:rsidRDefault="00462101" w:rsidP="003C5342">
      <w:pPr>
        <w:rPr>
          <w:ins w:id="134" w:author="Tonka Baša" w:date="2024-10-09T18:10:00Z" w16du:dateUtc="2024-10-09T16:10:00Z"/>
          <w:rFonts w:ascii="Calibri" w:hAnsi="Calibri" w:cs="Calibri"/>
          <w:rPrChange w:id="135" w:author="Tonka Baša" w:date="2024-10-09T18:10:00Z" w16du:dateUtc="2024-10-09T16:10:00Z">
            <w:rPr>
              <w:ins w:id="136" w:author="Tonka Baša" w:date="2024-10-09T18:10:00Z" w16du:dateUtc="2024-10-09T16:10:00Z"/>
              <w:b/>
              <w:bCs/>
              <w:sz w:val="28"/>
              <w:szCs w:val="28"/>
            </w:rPr>
          </w:rPrChange>
        </w:rPr>
      </w:pPr>
      <w:ins w:id="137" w:author="Tonka Baša" w:date="2024-10-09T18:10:00Z" w16du:dateUtc="2024-10-09T16:10:00Z">
        <w:r w:rsidRPr="00462101">
          <w:rPr>
            <w:rFonts w:ascii="Calibri" w:hAnsi="Calibri" w:cs="Calibri"/>
            <w:rPrChange w:id="138" w:author="Tonka Baša" w:date="2024-10-09T18:10:00Z" w16du:dateUtc="2024-10-09T16:10:00Z">
              <w:rPr>
                <w:b/>
                <w:bCs/>
                <w:sz w:val="28"/>
                <w:szCs w:val="28"/>
              </w:rPr>
            </w:rPrChange>
          </w:rPr>
          <w:t>Primjer 3d modela robota</w:t>
        </w:r>
      </w:ins>
      <w:ins w:id="139" w:author="Tonka Baša" w:date="2024-10-09T18:11:00Z" w16du:dateUtc="2024-10-09T16:11:00Z">
        <w:r>
          <w:rPr>
            <w:rFonts w:ascii="Calibri" w:hAnsi="Calibri" w:cs="Calibri"/>
          </w:rPr>
          <w:t xml:space="preserve"> u programu FreeCAD 0.21 </w:t>
        </w:r>
      </w:ins>
    </w:p>
    <w:p w14:paraId="5A526325" w14:textId="77777777" w:rsidR="003C5342" w:rsidDel="00462101" w:rsidRDefault="003C5342" w:rsidP="003C5342">
      <w:pPr>
        <w:rPr>
          <w:del w:id="140" w:author="Tonka Baša" w:date="2024-10-09T18:10:00Z" w16du:dateUtc="2024-10-09T16:10:00Z"/>
          <w:b/>
          <w:bCs/>
          <w:sz w:val="28"/>
          <w:szCs w:val="28"/>
        </w:rPr>
      </w:pPr>
    </w:p>
    <w:p w14:paraId="46B06626" w14:textId="251292F0" w:rsidR="003C5342" w:rsidDel="00CC05CA" w:rsidRDefault="003C5342" w:rsidP="003C5342">
      <w:pPr>
        <w:rPr>
          <w:del w:id="141" w:author="Tonka Baša" w:date="2024-10-09T17:50:00Z" w16du:dateUtc="2024-10-09T15:50:00Z"/>
          <w:b/>
          <w:bCs/>
          <w:sz w:val="28"/>
          <w:szCs w:val="28"/>
        </w:rPr>
      </w:pPr>
    </w:p>
    <w:p w14:paraId="04F95BA5" w14:textId="77777777" w:rsidR="003C5342" w:rsidRDefault="003C5342" w:rsidP="003C5342">
      <w:pPr>
        <w:rPr>
          <w:b/>
          <w:bCs/>
          <w:sz w:val="28"/>
          <w:szCs w:val="28"/>
        </w:rPr>
      </w:pPr>
    </w:p>
    <w:p w14:paraId="6D648950" w14:textId="77777777" w:rsidR="003C5342" w:rsidRDefault="003C5342" w:rsidP="003C5342">
      <w:pPr>
        <w:rPr>
          <w:b/>
          <w:bCs/>
          <w:sz w:val="28"/>
          <w:szCs w:val="28"/>
        </w:rPr>
      </w:pPr>
    </w:p>
    <w:p w14:paraId="7B240F96" w14:textId="77777777" w:rsidR="003C5342" w:rsidRDefault="003C5342" w:rsidP="003C5342">
      <w:pPr>
        <w:rPr>
          <w:b/>
          <w:bCs/>
          <w:sz w:val="28"/>
          <w:szCs w:val="28"/>
        </w:rPr>
      </w:pPr>
    </w:p>
    <w:p w14:paraId="3AEE32F6" w14:textId="77777777" w:rsidR="003C5342" w:rsidRDefault="003C5342" w:rsidP="003C5342">
      <w:pPr>
        <w:rPr>
          <w:b/>
          <w:bCs/>
          <w:sz w:val="28"/>
          <w:szCs w:val="28"/>
        </w:rPr>
      </w:pPr>
    </w:p>
    <w:p w14:paraId="48E4BAF4" w14:textId="77777777" w:rsidR="003C5342" w:rsidRDefault="003C5342" w:rsidP="003C5342">
      <w:pPr>
        <w:rPr>
          <w:b/>
          <w:bCs/>
          <w:sz w:val="28"/>
          <w:szCs w:val="28"/>
        </w:rPr>
      </w:pPr>
    </w:p>
    <w:p w14:paraId="333D8F42" w14:textId="77777777" w:rsidR="003C5342" w:rsidRDefault="003C5342" w:rsidP="003C5342">
      <w:pPr>
        <w:rPr>
          <w:b/>
          <w:bCs/>
          <w:sz w:val="28"/>
          <w:szCs w:val="28"/>
        </w:rPr>
      </w:pPr>
    </w:p>
    <w:p w14:paraId="3059BFA0" w14:textId="77777777" w:rsidR="003C5342" w:rsidRDefault="003C5342" w:rsidP="003C5342">
      <w:pPr>
        <w:rPr>
          <w:b/>
          <w:bCs/>
          <w:sz w:val="28"/>
          <w:szCs w:val="28"/>
        </w:rPr>
      </w:pPr>
    </w:p>
    <w:p w14:paraId="283ED4D4" w14:textId="77777777" w:rsidR="003C5342" w:rsidRDefault="003C5342" w:rsidP="003C5342">
      <w:pPr>
        <w:rPr>
          <w:b/>
          <w:bCs/>
          <w:sz w:val="28"/>
          <w:szCs w:val="28"/>
        </w:rPr>
      </w:pPr>
    </w:p>
    <w:p w14:paraId="3CECB411" w14:textId="77777777" w:rsidR="003C5342" w:rsidDel="00FD43FF" w:rsidRDefault="003C5342" w:rsidP="003C5342">
      <w:pPr>
        <w:rPr>
          <w:del w:id="142" w:author="Tonka Baša" w:date="2024-10-09T18:19:00Z" w16du:dateUtc="2024-10-09T16:19:00Z"/>
          <w:b/>
          <w:bCs/>
          <w:sz w:val="28"/>
          <w:szCs w:val="28"/>
        </w:rPr>
      </w:pPr>
    </w:p>
    <w:p w14:paraId="18DAABE8" w14:textId="77777777" w:rsidR="003C5342" w:rsidDel="00FD43FF" w:rsidRDefault="003C5342" w:rsidP="003C5342">
      <w:pPr>
        <w:rPr>
          <w:del w:id="143" w:author="Tonka Baša" w:date="2024-10-09T18:19:00Z" w16du:dateUtc="2024-10-09T16:19:00Z"/>
          <w:b/>
          <w:bCs/>
          <w:sz w:val="28"/>
          <w:szCs w:val="28"/>
        </w:rPr>
      </w:pPr>
    </w:p>
    <w:p w14:paraId="1331BD6C" w14:textId="77777777" w:rsidR="003C5342" w:rsidDel="00FD43FF" w:rsidRDefault="003C5342" w:rsidP="003C5342">
      <w:pPr>
        <w:rPr>
          <w:del w:id="144" w:author="Tonka Baša" w:date="2024-10-09T18:19:00Z" w16du:dateUtc="2024-10-09T16:19:00Z"/>
          <w:b/>
          <w:bCs/>
          <w:sz w:val="28"/>
          <w:szCs w:val="28"/>
        </w:rPr>
      </w:pPr>
    </w:p>
    <w:p w14:paraId="0E8BB6FA" w14:textId="77777777" w:rsidR="003C5342" w:rsidDel="00FD43FF" w:rsidRDefault="003C5342" w:rsidP="003C5342">
      <w:pPr>
        <w:rPr>
          <w:del w:id="145" w:author="Tonka Baša" w:date="2024-10-09T18:19:00Z" w16du:dateUtc="2024-10-09T16:19:00Z"/>
          <w:b/>
          <w:bCs/>
          <w:sz w:val="28"/>
          <w:szCs w:val="28"/>
        </w:rPr>
      </w:pPr>
    </w:p>
    <w:p w14:paraId="4CD93809" w14:textId="77777777" w:rsidR="003C5342" w:rsidDel="00CC05CA" w:rsidRDefault="003C5342" w:rsidP="00CC05CA">
      <w:pPr>
        <w:rPr>
          <w:del w:id="146" w:author="Tonka Baša" w:date="2024-10-09T17:50:00Z" w16du:dateUtc="2024-10-09T15:50:00Z"/>
          <w:b/>
          <w:bCs/>
          <w:sz w:val="28"/>
          <w:szCs w:val="28"/>
        </w:rPr>
      </w:pPr>
    </w:p>
    <w:p w14:paraId="5837DCBE" w14:textId="77777777" w:rsidR="00CC05CA" w:rsidRDefault="00CC05CA" w:rsidP="003C5342">
      <w:pPr>
        <w:rPr>
          <w:ins w:id="147" w:author="Tonka Baša" w:date="2024-10-09T17:50:00Z" w16du:dateUtc="2024-10-09T15:50:00Z"/>
          <w:b/>
          <w:bCs/>
          <w:sz w:val="28"/>
          <w:szCs w:val="28"/>
        </w:rPr>
      </w:pPr>
    </w:p>
    <w:p w14:paraId="07FB3F7C" w14:textId="77777777" w:rsidR="003C5342" w:rsidDel="00CC05CA" w:rsidRDefault="003C5342" w:rsidP="003C5342">
      <w:pPr>
        <w:rPr>
          <w:del w:id="148" w:author="Tonka Baša" w:date="2024-10-09T17:50:00Z" w16du:dateUtc="2024-10-09T15:50:00Z"/>
          <w:b/>
          <w:bCs/>
          <w:sz w:val="28"/>
          <w:szCs w:val="28"/>
        </w:rPr>
      </w:pPr>
    </w:p>
    <w:p w14:paraId="5E14F86B" w14:textId="77777777" w:rsidR="003C5342" w:rsidDel="00CC05CA" w:rsidRDefault="003C5342" w:rsidP="003C5342">
      <w:pPr>
        <w:rPr>
          <w:del w:id="149" w:author="Tonka Baša" w:date="2024-10-09T17:50:00Z" w16du:dateUtc="2024-10-09T15:50:00Z"/>
          <w:b/>
          <w:bCs/>
          <w:sz w:val="28"/>
          <w:szCs w:val="28"/>
        </w:rPr>
      </w:pPr>
    </w:p>
    <w:p w14:paraId="212B197F" w14:textId="77777777" w:rsidR="003C5342" w:rsidDel="00CC05CA" w:rsidRDefault="003C5342" w:rsidP="003C5342">
      <w:pPr>
        <w:rPr>
          <w:del w:id="150" w:author="Tonka Baša" w:date="2024-10-09T17:50:00Z" w16du:dateUtc="2024-10-09T15:50:00Z"/>
          <w:b/>
          <w:bCs/>
          <w:sz w:val="28"/>
          <w:szCs w:val="28"/>
        </w:rPr>
      </w:pPr>
    </w:p>
    <w:p w14:paraId="3153CAB4" w14:textId="77777777" w:rsidR="003C5342" w:rsidDel="00CC05CA" w:rsidRDefault="003C5342" w:rsidP="003C5342">
      <w:pPr>
        <w:rPr>
          <w:del w:id="151" w:author="Tonka Baša" w:date="2024-10-09T17:50:00Z" w16du:dateUtc="2024-10-09T15:50:00Z"/>
          <w:b/>
          <w:bCs/>
          <w:sz w:val="28"/>
          <w:szCs w:val="28"/>
        </w:rPr>
      </w:pPr>
    </w:p>
    <w:p w14:paraId="046C04A7" w14:textId="77777777" w:rsidR="003C5342" w:rsidRPr="003C5342" w:rsidDel="00CC05CA" w:rsidRDefault="003C5342" w:rsidP="003C5342">
      <w:pPr>
        <w:rPr>
          <w:del w:id="152" w:author="Tonka Baša" w:date="2024-10-09T17:50:00Z" w16du:dateUtc="2024-10-09T15:50:00Z"/>
          <w:b/>
          <w:bCs/>
          <w:sz w:val="28"/>
          <w:szCs w:val="28"/>
        </w:rPr>
      </w:pPr>
    </w:p>
    <w:p w14:paraId="44FAB7BE" w14:textId="77777777" w:rsidR="003C5342" w:rsidRPr="00CC05CA" w:rsidRDefault="003C5342">
      <w:pPr>
        <w:rPr>
          <w:b/>
          <w:bCs/>
          <w:sz w:val="28"/>
          <w:szCs w:val="28"/>
          <w:rPrChange w:id="153" w:author="Tonka Baša" w:date="2024-10-09T17:50:00Z" w16du:dateUtc="2024-10-09T15:50:00Z">
            <w:rPr/>
          </w:rPrChange>
        </w:rPr>
        <w:pPrChange w:id="154" w:author="Tonka Baša" w:date="2024-10-09T17:50:00Z" w16du:dateUtc="2024-10-09T15:50:00Z">
          <w:pPr>
            <w:pStyle w:val="Odlomakpopisa"/>
          </w:pPr>
        </w:pPrChange>
      </w:pPr>
    </w:p>
    <w:p w14:paraId="52BEE095" w14:textId="6BCE9E63" w:rsidR="003C5342" w:rsidRDefault="003C5342">
      <w:pPr>
        <w:pStyle w:val="Odlomakpopisa"/>
        <w:numPr>
          <w:ilvl w:val="0"/>
          <w:numId w:val="7"/>
        </w:numPr>
        <w:rPr>
          <w:b/>
          <w:bCs/>
          <w:sz w:val="28"/>
          <w:szCs w:val="28"/>
        </w:rPr>
        <w:pPrChange w:id="155" w:author="Tonka Baša" w:date="2024-10-09T17:36:00Z" w16du:dateUtc="2024-10-09T15:36:00Z">
          <w:pPr>
            <w:pStyle w:val="Odlomakpopisa"/>
            <w:numPr>
              <w:numId w:val="2"/>
            </w:numPr>
            <w:ind w:hanging="360"/>
          </w:pPr>
        </w:pPrChange>
      </w:pPr>
      <w:r>
        <w:rPr>
          <w:b/>
          <w:bCs/>
          <w:sz w:val="28"/>
          <w:szCs w:val="28"/>
        </w:rPr>
        <w:t xml:space="preserve">Električne komponente </w:t>
      </w:r>
    </w:p>
    <w:p w14:paraId="26B109C2" w14:textId="77777777" w:rsidR="008D65EF" w:rsidDel="008D65EF" w:rsidRDefault="008D65EF" w:rsidP="008D65EF">
      <w:pPr>
        <w:rPr>
          <w:del w:id="156" w:author="Željko Ernečić" w:date="2024-10-04T12:17:00Z"/>
          <w:b/>
          <w:bCs/>
          <w:sz w:val="28"/>
          <w:szCs w:val="28"/>
        </w:rPr>
      </w:pPr>
    </w:p>
    <w:p w14:paraId="75323D11" w14:textId="77777777" w:rsidR="008D65EF" w:rsidRDefault="008D65EF" w:rsidP="008D65EF">
      <w:pPr>
        <w:rPr>
          <w:ins w:id="157" w:author="Željko Ernečić" w:date="2024-10-04T12:20:00Z"/>
          <w:b/>
          <w:bCs/>
          <w:sz w:val="28"/>
          <w:szCs w:val="28"/>
        </w:rPr>
      </w:pPr>
    </w:p>
    <w:p w14:paraId="3720E1B4" w14:textId="3CCCCF59" w:rsidR="008D65EF" w:rsidRPr="008D65EF" w:rsidRDefault="008D65EF" w:rsidP="008D65EF">
      <w:pPr>
        <w:rPr>
          <w:b/>
          <w:bCs/>
          <w:color w:val="FFFFFF" w:themeColor="background1"/>
          <w:rPrChange w:id="158" w:author="Željko Ernečić" w:date="2024-10-04T12:21:00Z">
            <w:rPr>
              <w:b/>
              <w:bCs/>
              <w:sz w:val="28"/>
              <w:szCs w:val="28"/>
            </w:rPr>
          </w:rPrChange>
        </w:rPr>
      </w:pPr>
      <w:ins w:id="159" w:author="Željko Ernečić" w:date="2024-10-04T12:20:00Z">
        <w:r w:rsidRPr="008D65EF">
          <w:rPr>
            <w:b/>
            <w:bCs/>
            <w:rPrChange w:id="160" w:author="Željko Ernečić" w:date="2024-10-04T12:21:00Z">
              <w:rPr>
                <w:b/>
                <w:bCs/>
                <w:sz w:val="28"/>
                <w:szCs w:val="28"/>
              </w:rPr>
            </w:rPrChange>
          </w:rPr>
          <w:t>ARDUINO MEGA 2560</w:t>
        </w:r>
      </w:ins>
      <w:del w:id="161" w:author="Željko Ernečić" w:date="2024-10-04T12:17:00Z">
        <w:r w:rsidRPr="008D65EF" w:rsidDel="008D65EF">
          <w:rPr>
            <w:b/>
            <w:bCs/>
            <w:rPrChange w:id="162" w:author="Željko Ernečić" w:date="2024-10-04T12:21:00Z">
              <w:rPr>
                <w:b/>
                <w:bCs/>
                <w:sz w:val="28"/>
                <w:szCs w:val="28"/>
              </w:rPr>
            </w:rPrChange>
          </w:rPr>
          <w:delText>Ard</w:delText>
        </w:r>
      </w:del>
    </w:p>
    <w:p w14:paraId="42577372" w14:textId="3D814A83" w:rsidR="003C5342" w:rsidRDefault="008D65EF" w:rsidP="003C5342">
      <w:pPr>
        <w:pStyle w:val="Odlomakpopisa"/>
        <w:rPr>
          <w:ins w:id="163" w:author="Željko Ernečić" w:date="2024-10-04T12:21:00Z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5ADED0B" wp14:editId="57A0F406">
            <wp:extent cx="2960370" cy="2221583"/>
            <wp:effectExtent l="0" t="0" r="0" b="762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085" cy="22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155B" w14:textId="01622D5B" w:rsidR="008D65EF" w:rsidRDefault="008D65EF" w:rsidP="008D65EF">
      <w:pPr>
        <w:spacing w:after="0" w:line="360" w:lineRule="auto"/>
        <w:rPr>
          <w:ins w:id="164" w:author="Tonka Baša" w:date="2024-10-09T18:17:00Z" w16du:dateUtc="2024-10-09T16:17:00Z"/>
          <w:rFonts w:ascii="Calibri" w:eastAsia="Times New Roman" w:hAnsi="Calibri" w:cs="Times New Roman"/>
          <w:kern w:val="0"/>
          <w:lang w:eastAsia="hr-HR"/>
          <w14:ligatures w14:val="none"/>
        </w:rPr>
      </w:pPr>
      <w:ins w:id="165" w:author="Željko Ernečić" w:date="2024-10-04T12:21:00Z">
        <w:r w:rsidRPr="008D65EF">
          <w:rPr>
            <w:rFonts w:ascii="Calibri" w:eastAsia="Times New Roman" w:hAnsi="Calibri" w:cs="Times New Roman"/>
            <w:kern w:val="0"/>
            <w:lang w:eastAsia="hr-HR"/>
            <w14:ligatures w14:val="none"/>
          </w:rPr>
          <w:t xml:space="preserve">Arduino Mega 2560 je 8-bitna pločica s mikro kontrolerom. Na nju prebacujemo programski kod u kojem se nalaze naredbe koje </w:t>
        </w:r>
        <w:r>
          <w:rPr>
            <w:rFonts w:ascii="Calibri" w:eastAsia="Times New Roman" w:hAnsi="Calibri" w:cs="Times New Roman"/>
            <w:kern w:val="0"/>
            <w:lang w:eastAsia="hr-HR"/>
            <w14:ligatures w14:val="none"/>
          </w:rPr>
          <w:t xml:space="preserve">robot </w:t>
        </w:r>
        <w:r w:rsidRPr="008D65EF">
          <w:rPr>
            <w:rFonts w:ascii="Calibri" w:eastAsia="Times New Roman" w:hAnsi="Calibri" w:cs="Times New Roman"/>
            <w:kern w:val="0"/>
            <w:lang w:eastAsia="hr-HR"/>
            <w14:ligatures w14:val="none"/>
          </w:rPr>
          <w:t>izvršava. Pločica učitava podatke iz senzora, obrađuje ih i s obzirom na učitano upravlja motorima. Ona sadrži 54 digitalna pina, 16 analognih ulaza i 4 serijska porta.</w:t>
        </w:r>
      </w:ins>
    </w:p>
    <w:p w14:paraId="1F423531" w14:textId="77777777" w:rsidR="009423B9" w:rsidRDefault="009423B9" w:rsidP="008D65EF">
      <w:pPr>
        <w:spacing w:after="0" w:line="360" w:lineRule="auto"/>
        <w:rPr>
          <w:ins w:id="166" w:author="Tonka Baša" w:date="2024-10-09T18:17:00Z" w16du:dateUtc="2024-10-09T16:17:00Z"/>
          <w:rFonts w:ascii="Calibri" w:eastAsia="Times New Roman" w:hAnsi="Calibri" w:cs="Times New Roman"/>
          <w:kern w:val="0"/>
          <w:lang w:eastAsia="hr-HR"/>
          <w14:ligatures w14:val="none"/>
        </w:rPr>
      </w:pPr>
    </w:p>
    <w:p w14:paraId="748C50EC" w14:textId="77777777" w:rsidR="009423B9" w:rsidRDefault="009423B9" w:rsidP="008D65EF">
      <w:pPr>
        <w:spacing w:after="0" w:line="360" w:lineRule="auto"/>
        <w:rPr>
          <w:ins w:id="167" w:author="Tonka Baša" w:date="2024-10-09T18:17:00Z" w16du:dateUtc="2024-10-09T16:17:00Z"/>
          <w:rFonts w:ascii="Calibri" w:eastAsia="Times New Roman" w:hAnsi="Calibri" w:cs="Times New Roman"/>
          <w:kern w:val="0"/>
          <w:lang w:eastAsia="hr-HR"/>
          <w14:ligatures w14:val="none"/>
        </w:rPr>
      </w:pPr>
    </w:p>
    <w:p w14:paraId="70AC836B" w14:textId="77777777" w:rsidR="009423B9" w:rsidRDefault="009423B9" w:rsidP="008D65EF">
      <w:pPr>
        <w:spacing w:after="0" w:line="360" w:lineRule="auto"/>
        <w:rPr>
          <w:ins w:id="168" w:author="Tonka Baša" w:date="2024-10-09T18:17:00Z" w16du:dateUtc="2024-10-09T16:17:00Z"/>
          <w:rFonts w:ascii="Calibri" w:eastAsia="Times New Roman" w:hAnsi="Calibri" w:cs="Times New Roman"/>
          <w:kern w:val="0"/>
          <w:lang w:eastAsia="hr-HR"/>
          <w14:ligatures w14:val="none"/>
        </w:rPr>
      </w:pPr>
    </w:p>
    <w:p w14:paraId="76D406ED" w14:textId="77777777" w:rsidR="009423B9" w:rsidDel="00FD43FF" w:rsidRDefault="009423B9" w:rsidP="008D65EF">
      <w:pPr>
        <w:spacing w:after="0" w:line="360" w:lineRule="auto"/>
        <w:rPr>
          <w:del w:id="169" w:author="Tonka Baša" w:date="2024-10-09T18:20:00Z" w16du:dateUtc="2024-10-09T16:20:00Z"/>
          <w:rFonts w:ascii="Calibri" w:eastAsia="Times New Roman" w:hAnsi="Calibri" w:cs="Times New Roman"/>
          <w:kern w:val="0"/>
          <w:lang w:eastAsia="hr-HR"/>
          <w14:ligatures w14:val="none"/>
        </w:rPr>
      </w:pPr>
    </w:p>
    <w:p w14:paraId="5B805801" w14:textId="77777777" w:rsidR="00FD43FF" w:rsidRDefault="00FD43FF" w:rsidP="008D65EF">
      <w:pPr>
        <w:spacing w:after="0" w:line="360" w:lineRule="auto"/>
        <w:rPr>
          <w:ins w:id="170" w:author="Tonka Baša" w:date="2024-10-09T18:20:00Z" w16du:dateUtc="2024-10-09T16:20:00Z"/>
          <w:rFonts w:ascii="Calibri" w:eastAsia="Times New Roman" w:hAnsi="Calibri" w:cs="Times New Roman"/>
          <w:kern w:val="0"/>
          <w:lang w:eastAsia="hr-HR"/>
          <w14:ligatures w14:val="none"/>
        </w:rPr>
      </w:pPr>
    </w:p>
    <w:p w14:paraId="60E3B78E" w14:textId="77777777" w:rsidR="00FD43FF" w:rsidRDefault="00FD43FF" w:rsidP="008D65EF">
      <w:pPr>
        <w:spacing w:after="0" w:line="360" w:lineRule="auto"/>
        <w:rPr>
          <w:ins w:id="171" w:author="Tonka Baša" w:date="2024-10-09T18:20:00Z" w16du:dateUtc="2024-10-09T16:20:00Z"/>
          <w:rFonts w:ascii="Calibri" w:eastAsia="Times New Roman" w:hAnsi="Calibri" w:cs="Times New Roman"/>
          <w:kern w:val="0"/>
          <w:lang w:eastAsia="hr-HR"/>
          <w14:ligatures w14:val="none"/>
        </w:rPr>
      </w:pPr>
    </w:p>
    <w:p w14:paraId="2F2F7C50" w14:textId="77777777" w:rsidR="00FD43FF" w:rsidRDefault="00FD43FF" w:rsidP="008D65EF">
      <w:pPr>
        <w:spacing w:after="0" w:line="360" w:lineRule="auto"/>
        <w:rPr>
          <w:ins w:id="172" w:author="Tonka Baša" w:date="2024-10-09T18:20:00Z" w16du:dateUtc="2024-10-09T16:20:00Z"/>
          <w:rFonts w:ascii="Calibri" w:eastAsia="Times New Roman" w:hAnsi="Calibri" w:cs="Times New Roman"/>
          <w:kern w:val="0"/>
          <w:lang w:eastAsia="hr-HR"/>
          <w14:ligatures w14:val="none"/>
        </w:rPr>
      </w:pPr>
    </w:p>
    <w:p w14:paraId="49C5406A" w14:textId="77777777" w:rsidR="00FD43FF" w:rsidRDefault="00FD43FF" w:rsidP="008D65EF">
      <w:pPr>
        <w:spacing w:after="0" w:line="360" w:lineRule="auto"/>
        <w:rPr>
          <w:ins w:id="173" w:author="Tonka Baša" w:date="2024-10-09T18:20:00Z" w16du:dateUtc="2024-10-09T16:20:00Z"/>
          <w:rFonts w:ascii="Calibri" w:eastAsia="Times New Roman" w:hAnsi="Calibri" w:cs="Times New Roman"/>
          <w:kern w:val="0"/>
          <w:lang w:eastAsia="hr-HR"/>
          <w14:ligatures w14:val="none"/>
        </w:rPr>
      </w:pPr>
    </w:p>
    <w:p w14:paraId="59C96CCC" w14:textId="77777777" w:rsidR="00FD43FF" w:rsidRDefault="00FD43FF" w:rsidP="008D65EF">
      <w:pPr>
        <w:spacing w:after="0" w:line="360" w:lineRule="auto"/>
        <w:rPr>
          <w:ins w:id="174" w:author="Tonka Baša" w:date="2024-10-09T18:20:00Z" w16du:dateUtc="2024-10-09T16:20:00Z"/>
          <w:rFonts w:ascii="Calibri" w:eastAsia="Times New Roman" w:hAnsi="Calibri" w:cs="Times New Roman"/>
          <w:kern w:val="0"/>
          <w:lang w:eastAsia="hr-HR"/>
          <w14:ligatures w14:val="none"/>
        </w:rPr>
      </w:pPr>
    </w:p>
    <w:p w14:paraId="4748EDD6" w14:textId="77777777" w:rsidR="00FD43FF" w:rsidRDefault="00FD43FF" w:rsidP="008D65EF">
      <w:pPr>
        <w:spacing w:after="0" w:line="360" w:lineRule="auto"/>
        <w:rPr>
          <w:ins w:id="175" w:author="Tonka Baša" w:date="2024-10-09T18:20:00Z" w16du:dateUtc="2024-10-09T16:20:00Z"/>
          <w:rFonts w:ascii="Calibri" w:eastAsia="Times New Roman" w:hAnsi="Calibri" w:cs="Times New Roman"/>
          <w:kern w:val="0"/>
          <w:lang w:eastAsia="hr-HR"/>
          <w14:ligatures w14:val="none"/>
        </w:rPr>
      </w:pPr>
    </w:p>
    <w:p w14:paraId="210BD4D0" w14:textId="77777777" w:rsidR="00FD43FF" w:rsidRDefault="00FD43FF" w:rsidP="008D65EF">
      <w:pPr>
        <w:spacing w:after="0" w:line="360" w:lineRule="auto"/>
        <w:rPr>
          <w:ins w:id="176" w:author="Tonka Baša" w:date="2024-10-09T18:20:00Z" w16du:dateUtc="2024-10-09T16:20:00Z"/>
          <w:rFonts w:ascii="Calibri" w:eastAsia="Times New Roman" w:hAnsi="Calibri" w:cs="Times New Roman"/>
          <w:kern w:val="0"/>
          <w:lang w:eastAsia="hr-HR"/>
          <w14:ligatures w14:val="none"/>
        </w:rPr>
      </w:pPr>
    </w:p>
    <w:p w14:paraId="54489DCE" w14:textId="77777777" w:rsidR="00FD43FF" w:rsidRDefault="00FD43FF" w:rsidP="008D65EF">
      <w:pPr>
        <w:spacing w:after="0" w:line="360" w:lineRule="auto"/>
        <w:rPr>
          <w:ins w:id="177" w:author="Tonka Baša" w:date="2024-10-09T18:20:00Z" w16du:dateUtc="2024-10-09T16:20:00Z"/>
          <w:rFonts w:ascii="Calibri" w:eastAsia="Times New Roman" w:hAnsi="Calibri" w:cs="Times New Roman"/>
          <w:kern w:val="0"/>
          <w:lang w:eastAsia="hr-HR"/>
          <w14:ligatures w14:val="none"/>
        </w:rPr>
      </w:pPr>
    </w:p>
    <w:p w14:paraId="10EED726" w14:textId="77777777" w:rsidR="00FD43FF" w:rsidRDefault="00FD43FF" w:rsidP="008D65EF">
      <w:pPr>
        <w:spacing w:after="0" w:line="360" w:lineRule="auto"/>
        <w:rPr>
          <w:ins w:id="178" w:author="Tonka Baša" w:date="2024-10-09T18:20:00Z" w16du:dateUtc="2024-10-09T16:20:00Z"/>
          <w:rFonts w:ascii="Calibri" w:eastAsia="Times New Roman" w:hAnsi="Calibri" w:cs="Times New Roman"/>
          <w:kern w:val="0"/>
          <w:lang w:eastAsia="hr-HR"/>
          <w14:ligatures w14:val="none"/>
        </w:rPr>
      </w:pPr>
    </w:p>
    <w:p w14:paraId="78240A6C" w14:textId="77777777" w:rsidR="00FD43FF" w:rsidRDefault="00FD43FF" w:rsidP="008D65EF">
      <w:pPr>
        <w:spacing w:after="0" w:line="360" w:lineRule="auto"/>
        <w:rPr>
          <w:ins w:id="179" w:author="Tonka Baša" w:date="2024-10-09T18:20:00Z" w16du:dateUtc="2024-10-09T16:20:00Z"/>
          <w:rFonts w:ascii="Calibri" w:eastAsia="Times New Roman" w:hAnsi="Calibri" w:cs="Times New Roman"/>
          <w:kern w:val="0"/>
          <w:lang w:eastAsia="hr-HR"/>
          <w14:ligatures w14:val="none"/>
        </w:rPr>
      </w:pPr>
    </w:p>
    <w:p w14:paraId="223F53CC" w14:textId="77777777" w:rsidR="00FD43FF" w:rsidRDefault="00FD43FF" w:rsidP="008D65EF">
      <w:pPr>
        <w:spacing w:after="0" w:line="360" w:lineRule="auto"/>
        <w:rPr>
          <w:ins w:id="180" w:author="Tonka Baša" w:date="2024-10-09T18:20:00Z" w16du:dateUtc="2024-10-09T16:20:00Z"/>
          <w:rFonts w:ascii="Calibri" w:eastAsia="Times New Roman" w:hAnsi="Calibri" w:cs="Times New Roman"/>
          <w:kern w:val="0"/>
          <w:lang w:eastAsia="hr-HR"/>
          <w14:ligatures w14:val="none"/>
        </w:rPr>
      </w:pPr>
    </w:p>
    <w:p w14:paraId="65563A74" w14:textId="77777777" w:rsidR="008D65EF" w:rsidRPr="008D65EF" w:rsidDel="00FD43FF" w:rsidRDefault="008D65EF" w:rsidP="008D65EF">
      <w:pPr>
        <w:spacing w:after="0" w:line="360" w:lineRule="auto"/>
        <w:rPr>
          <w:ins w:id="181" w:author="Željko Ernečić" w:date="2024-10-04T12:22:00Z"/>
          <w:del w:id="182" w:author="Tonka Baša" w:date="2024-10-09T18:20:00Z" w16du:dateUtc="2024-10-09T16:20:00Z"/>
          <w:rFonts w:ascii="Calibri" w:eastAsia="Times New Roman" w:hAnsi="Calibri" w:cs="Times New Roman"/>
          <w:b/>
          <w:bCs/>
          <w:kern w:val="0"/>
          <w:lang w:eastAsia="hr-HR"/>
          <w14:ligatures w14:val="none"/>
          <w:rPrChange w:id="183" w:author="Željko Ernečić" w:date="2024-10-04T12:24:00Z">
            <w:rPr>
              <w:ins w:id="184" w:author="Željko Ernečić" w:date="2024-10-04T12:22:00Z"/>
              <w:del w:id="185" w:author="Tonka Baša" w:date="2024-10-09T18:20:00Z" w16du:dateUtc="2024-10-09T16:20:00Z"/>
              <w:rFonts w:ascii="Calibri" w:eastAsia="Times New Roman" w:hAnsi="Calibri" w:cs="Times New Roman"/>
              <w:kern w:val="0"/>
              <w:lang w:eastAsia="hr-HR"/>
              <w14:ligatures w14:val="none"/>
            </w:rPr>
          </w:rPrChange>
        </w:rPr>
      </w:pPr>
    </w:p>
    <w:p w14:paraId="2BE85ACF" w14:textId="4166F6AD" w:rsidR="008D65EF" w:rsidRPr="008D65EF" w:rsidRDefault="008D65EF" w:rsidP="008D65EF">
      <w:pPr>
        <w:spacing w:after="0" w:line="360" w:lineRule="auto"/>
        <w:rPr>
          <w:ins w:id="186" w:author="Željko Ernečić" w:date="2024-10-04T12:21:00Z"/>
          <w:rFonts w:eastAsia="Times New Roman" w:cs="Times New Roman"/>
          <w:kern w:val="0"/>
          <w:lang w:eastAsia="hr-HR"/>
          <w14:ligatures w14:val="none"/>
          <w:rPrChange w:id="187" w:author="Željko Ernečić" w:date="2024-10-04T12:24:00Z">
            <w:rPr>
              <w:ins w:id="188" w:author="Željko Ernečić" w:date="2024-10-04T12:21:00Z"/>
              <w:rFonts w:ascii="Calibri" w:eastAsia="Times New Roman" w:hAnsi="Calibri" w:cs="Times New Roman"/>
              <w:kern w:val="0"/>
              <w:lang w:eastAsia="hr-HR"/>
              <w14:ligatures w14:val="none"/>
            </w:rPr>
          </w:rPrChange>
        </w:rPr>
      </w:pPr>
      <w:ins w:id="189" w:author="Željko Ernečić" w:date="2024-10-04T12:24:00Z">
        <w:r w:rsidRPr="008D65EF">
          <w:rPr>
            <w:rFonts w:eastAsia="Times New Roman" w:cs="Times New Roman"/>
            <w:b/>
            <w:bCs/>
            <w:color w:val="242424"/>
            <w:kern w:val="36"/>
            <w:lang w:eastAsia="hr-HR"/>
            <w14:ligatures w14:val="none"/>
            <w:rPrChange w:id="190" w:author="Željko Ernečić" w:date="2024-10-04T12:24:00Z">
              <w:rPr>
                <w:rFonts w:ascii="Source Sans Pro SemiBold" w:eastAsia="Times New Roman" w:hAnsi="Source Sans Pro SemiBold" w:cs="Times New Roman"/>
                <w:b/>
                <w:bCs/>
                <w:color w:val="242424"/>
                <w:kern w:val="36"/>
                <w:lang w:eastAsia="hr-HR"/>
                <w14:ligatures w14:val="none"/>
              </w:rPr>
            </w:rPrChange>
          </w:rPr>
          <w:t>SERVO MOTOR TOWERPRO MG995R</w:t>
        </w:r>
      </w:ins>
    </w:p>
    <w:p w14:paraId="6C689772" w14:textId="2506FE07" w:rsidR="008D65EF" w:rsidRDefault="008D65EF" w:rsidP="003C5342">
      <w:pPr>
        <w:pStyle w:val="Odlomakpopisa"/>
        <w:rPr>
          <w:ins w:id="191" w:author="Željko Ernečić" w:date="2024-10-04T12:25:00Z"/>
          <w:b/>
          <w:bCs/>
          <w:sz w:val="28"/>
          <w:szCs w:val="28"/>
        </w:rPr>
      </w:pPr>
      <w:ins w:id="192" w:author="Željko Ernečić" w:date="2024-10-04T12:24:00Z">
        <w:r>
          <w:rPr>
            <w:b/>
            <w:bCs/>
            <w:noProof/>
            <w:sz w:val="28"/>
            <w:szCs w:val="28"/>
          </w:rPr>
          <w:drawing>
            <wp:inline distT="0" distB="0" distL="0" distR="0" wp14:anchorId="184C257E" wp14:editId="54D49309">
              <wp:extent cx="3329378" cy="2220686"/>
              <wp:effectExtent l="0" t="0" r="4445" b="8255"/>
              <wp:docPr id="2" name="Slika 2" descr="Slika na kojoj se prikazuje kabel, baterija&#10;&#10;Opis je automatski generira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Slika 2" descr="Slika na kojoj se prikazuje kabel, baterija&#10;&#10;Opis je automatski generiran"/>
                      <pic:cNvPicPr/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37852" cy="22263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4FB9AE1" w14:textId="773E3CB4" w:rsidR="008D65EF" w:rsidRDefault="008D65EF" w:rsidP="008D65EF">
      <w:pPr>
        <w:spacing w:after="75" w:line="360" w:lineRule="atLeast"/>
        <w:rPr>
          <w:ins w:id="193" w:author="Tonka Baša" w:date="2024-10-09T17:34:00Z" w16du:dateUtc="2024-10-09T15:34:00Z"/>
          <w:rFonts w:ascii="Calibri" w:eastAsia="Times New Roman" w:hAnsi="Calibri" w:cs="Calibri"/>
          <w:color w:val="000000" w:themeColor="text1"/>
          <w:kern w:val="0"/>
          <w:lang w:eastAsia="hr-HR"/>
          <w14:ligatures w14:val="none"/>
        </w:rPr>
      </w:pPr>
      <w:ins w:id="194" w:author="Željko Ernečić" w:date="2024-10-04T12:26:00Z">
        <w:r w:rsidRPr="00BB532E">
          <w:rPr>
            <w:rFonts w:ascii="Calibri" w:eastAsia="Times New Roman" w:hAnsi="Calibri" w:cs="Calibri"/>
            <w:b/>
            <w:bCs/>
            <w:color w:val="000000" w:themeColor="text1"/>
            <w:kern w:val="0"/>
            <w:lang w:eastAsia="hr-HR"/>
            <w14:ligatures w14:val="none"/>
            <w:rPrChange w:id="195" w:author="Željko Ernečić" w:date="2024-10-04T12:34:00Z">
              <w:rPr>
                <w:rFonts w:ascii="Source Sans Pro Bold" w:eastAsia="Times New Roman" w:hAnsi="Source Sans Pro Bold" w:cs="Times New Roman"/>
                <w:b/>
                <w:bCs/>
                <w:color w:val="6D6D6D"/>
                <w:kern w:val="0"/>
                <w:lang w:eastAsia="hr-HR"/>
                <w14:ligatures w14:val="none"/>
              </w:rPr>
            </w:rPrChange>
          </w:rPr>
          <w:t>Brzina</w:t>
        </w:r>
        <w:r w:rsidRPr="00BB532E">
          <w:rPr>
            <w:rFonts w:ascii="Calibri" w:eastAsia="Times New Roman" w:hAnsi="Calibri" w:cs="Calibri" w:hint="eastAsia"/>
            <w:b/>
            <w:bCs/>
            <w:color w:val="000000" w:themeColor="text1"/>
            <w:kern w:val="0"/>
            <w:lang w:eastAsia="hr-HR"/>
            <w14:ligatures w14:val="none"/>
            <w:rPrChange w:id="196" w:author="Željko Ernečić" w:date="2024-10-04T12:34:00Z">
              <w:rPr>
                <w:rFonts w:ascii="Source Sans Pro Bold" w:eastAsia="Times New Roman" w:hAnsi="Source Sans Pro Bold" w:cs="Times New Roman" w:hint="eastAsia"/>
                <w:b/>
                <w:bCs/>
                <w:color w:val="6D6D6D"/>
                <w:kern w:val="0"/>
                <w:lang w:eastAsia="hr-HR"/>
                <w14:ligatures w14:val="none"/>
              </w:rPr>
            </w:rPrChange>
          </w:rPr>
          <w:t> </w:t>
        </w:r>
        <w:r w:rsidRPr="00BB532E">
          <w:rPr>
            <w:rFonts w:ascii="Calibri" w:eastAsia="Times New Roman" w:hAnsi="Calibri" w:cs="Calibri"/>
            <w:b/>
            <w:bCs/>
            <w:color w:val="000000" w:themeColor="text1"/>
            <w:kern w:val="0"/>
            <w:lang w:eastAsia="hr-HR"/>
            <w14:ligatures w14:val="none"/>
            <w:rPrChange w:id="197" w:author="Željko Ernečić" w:date="2024-10-04T12:34:00Z">
              <w:rPr>
                <w:rFonts w:ascii="Source Sans Pro Bold" w:eastAsia="Times New Roman" w:hAnsi="Source Sans Pro Bold" w:cs="Times New Roman"/>
                <w:b/>
                <w:bCs/>
                <w:color w:val="6D6D6D"/>
                <w:kern w:val="0"/>
                <w:lang w:eastAsia="hr-HR"/>
                <w14:ligatures w14:val="none"/>
              </w:rPr>
            </w:rPrChange>
          </w:rPr>
          <w:t>okreta</w:t>
        </w:r>
        <w:r w:rsidRPr="00BB532E">
          <w:rPr>
            <w:rFonts w:ascii="Calibri" w:eastAsia="Times New Roman" w:hAnsi="Calibri" w:cs="Calibri"/>
            <w:color w:val="000000" w:themeColor="text1"/>
            <w:kern w:val="0"/>
            <w:lang w:eastAsia="hr-HR"/>
            <w14:ligatures w14:val="none"/>
            <w:rPrChange w:id="198" w:author="Željko Ernečić" w:date="2024-10-04T12:34:00Z">
              <w:rPr>
                <w:rFonts w:ascii="Source Sans Pro Regular" w:eastAsia="Times New Roman" w:hAnsi="Source Sans Pro Regular" w:cs="Times New Roman"/>
                <w:color w:val="6D6D6D"/>
                <w:kern w:val="0"/>
                <w:lang w:eastAsia="hr-HR"/>
                <w14:ligatures w14:val="none"/>
              </w:rPr>
            </w:rPrChange>
          </w:rPr>
          <w:t xml:space="preserve"> </w:t>
        </w:r>
      </w:ins>
      <w:proofErr w:type="spellStart"/>
      <w:ins w:id="199" w:author="Željko Ernečić" w:date="2024-10-04T12:27:00Z">
        <w:r w:rsidRPr="00BB532E">
          <w:rPr>
            <w:rFonts w:ascii="Calibri" w:eastAsia="Times New Roman" w:hAnsi="Calibri" w:cs="Calibri"/>
            <w:color w:val="000000" w:themeColor="text1"/>
            <w:kern w:val="0"/>
            <w:lang w:eastAsia="hr-HR"/>
            <w14:ligatures w14:val="none"/>
            <w:rPrChange w:id="200" w:author="Željko Ernečić" w:date="2024-10-04T12:34:00Z">
              <w:rPr>
                <w:rFonts w:ascii="Calibri" w:eastAsia="Times New Roman" w:hAnsi="Calibri" w:cs="Calibri"/>
                <w:color w:val="6D6D6D"/>
                <w:kern w:val="0"/>
                <w:lang w:eastAsia="hr-HR"/>
                <w14:ligatures w14:val="none"/>
              </w:rPr>
            </w:rPrChange>
          </w:rPr>
          <w:t>sevro</w:t>
        </w:r>
      </w:ins>
      <w:proofErr w:type="spellEnd"/>
      <w:ins w:id="201" w:author="Željko Ernečić" w:date="2024-10-04T12:26:00Z">
        <w:r w:rsidRPr="00BB532E">
          <w:rPr>
            <w:rFonts w:ascii="Calibri" w:eastAsia="Times New Roman" w:hAnsi="Calibri" w:cs="Calibri"/>
            <w:color w:val="000000" w:themeColor="text1"/>
            <w:kern w:val="0"/>
            <w:lang w:eastAsia="hr-HR"/>
            <w14:ligatures w14:val="none"/>
            <w:rPrChange w:id="202" w:author="Željko Ernečić" w:date="2024-10-04T12:34:00Z">
              <w:rPr>
                <w:rFonts w:ascii="Source Sans Pro Regular" w:eastAsia="Times New Roman" w:hAnsi="Source Sans Pro Regular" w:cs="Times New Roman"/>
                <w:color w:val="6D6D6D"/>
                <w:kern w:val="0"/>
                <w:lang w:eastAsia="hr-HR"/>
                <w14:ligatures w14:val="none"/>
              </w:rPr>
            </w:rPrChange>
          </w:rPr>
          <w:t xml:space="preserve"> motora je  0.20s/60 stupnjeva(4.8V), 0.16s/60 stupnjeva(6V), a </w:t>
        </w:r>
        <w:r w:rsidRPr="00BB532E">
          <w:rPr>
            <w:rFonts w:ascii="Calibri" w:eastAsia="Times New Roman" w:hAnsi="Calibri" w:cs="Calibri"/>
            <w:b/>
            <w:bCs/>
            <w:color w:val="000000" w:themeColor="text1"/>
            <w:kern w:val="0"/>
            <w:lang w:eastAsia="hr-HR"/>
            <w14:ligatures w14:val="none"/>
            <w:rPrChange w:id="203" w:author="Željko Ernečić" w:date="2024-10-04T12:34:00Z">
              <w:rPr>
                <w:rFonts w:ascii="Source Sans Pro Bold" w:eastAsia="Times New Roman" w:hAnsi="Source Sans Pro Bold" w:cs="Times New Roman"/>
                <w:b/>
                <w:bCs/>
                <w:color w:val="6D6D6D"/>
                <w:kern w:val="0"/>
                <w:lang w:eastAsia="hr-HR"/>
                <w14:ligatures w14:val="none"/>
              </w:rPr>
            </w:rPrChange>
          </w:rPr>
          <w:t>napon</w:t>
        </w:r>
        <w:r w:rsidRPr="00BB532E">
          <w:rPr>
            <w:rFonts w:ascii="Calibri" w:eastAsia="Times New Roman" w:hAnsi="Calibri" w:cs="Calibri"/>
            <w:color w:val="000000" w:themeColor="text1"/>
            <w:kern w:val="0"/>
            <w:lang w:eastAsia="hr-HR"/>
            <w14:ligatures w14:val="none"/>
            <w:rPrChange w:id="204" w:author="Željko Ernečić" w:date="2024-10-04T12:34:00Z">
              <w:rPr>
                <w:rFonts w:ascii="Source Sans Pro Regular" w:eastAsia="Times New Roman" w:hAnsi="Source Sans Pro Regular" w:cs="Times New Roman"/>
                <w:color w:val="6D6D6D"/>
                <w:kern w:val="0"/>
                <w:lang w:eastAsia="hr-HR"/>
                <w14:ligatures w14:val="none"/>
              </w:rPr>
            </w:rPrChange>
          </w:rPr>
          <w:t xml:space="preserve"> 4.8V - 6.6V. </w:t>
        </w:r>
        <w:r w:rsidRPr="00BB532E">
          <w:rPr>
            <w:rFonts w:ascii="Calibri" w:eastAsia="Times New Roman" w:hAnsi="Calibri" w:cs="Calibri"/>
            <w:b/>
            <w:bCs/>
            <w:color w:val="000000" w:themeColor="text1"/>
            <w:kern w:val="0"/>
            <w:lang w:eastAsia="hr-HR"/>
            <w14:ligatures w14:val="none"/>
            <w:rPrChange w:id="205" w:author="Željko Ernečić" w:date="2024-10-04T12:34:00Z">
              <w:rPr>
                <w:rFonts w:ascii="Source Sans Pro Bold" w:eastAsia="Times New Roman" w:hAnsi="Source Sans Pro Bold" w:cs="Times New Roman"/>
                <w:b/>
                <w:bCs/>
                <w:color w:val="6D6D6D"/>
                <w:kern w:val="0"/>
                <w:lang w:eastAsia="hr-HR"/>
                <w14:ligatures w14:val="none"/>
              </w:rPr>
            </w:rPrChange>
          </w:rPr>
          <w:t>Moment</w:t>
        </w:r>
        <w:r w:rsidRPr="00BB532E">
          <w:rPr>
            <w:rFonts w:ascii="Calibri" w:eastAsia="Times New Roman" w:hAnsi="Calibri" w:cs="Calibri"/>
            <w:color w:val="000000" w:themeColor="text1"/>
            <w:kern w:val="0"/>
            <w:lang w:eastAsia="hr-HR"/>
            <w14:ligatures w14:val="none"/>
            <w:rPrChange w:id="206" w:author="Željko Ernečić" w:date="2024-10-04T12:34:00Z">
              <w:rPr>
                <w:rFonts w:ascii="Source Sans Pro Regular" w:eastAsia="Times New Roman" w:hAnsi="Source Sans Pro Regular" w:cs="Times New Roman"/>
                <w:color w:val="6D6D6D"/>
                <w:kern w:val="0"/>
                <w:lang w:eastAsia="hr-HR"/>
                <w14:ligatures w14:val="none"/>
              </w:rPr>
            </w:rPrChange>
          </w:rPr>
          <w:t>: 9.4kg/cm(4.8V) - 11kg/cm(6V)</w:t>
        </w:r>
      </w:ins>
      <w:ins w:id="207" w:author="Željko Ernečić" w:date="2024-10-04T12:27:00Z">
        <w:r w:rsidRPr="00BB532E">
          <w:rPr>
            <w:rFonts w:ascii="Calibri" w:eastAsia="Times New Roman" w:hAnsi="Calibri" w:cs="Calibri"/>
            <w:color w:val="000000" w:themeColor="text1"/>
            <w:kern w:val="0"/>
            <w:lang w:eastAsia="hr-HR"/>
            <w14:ligatures w14:val="none"/>
            <w:rPrChange w:id="208" w:author="Željko Ernečić" w:date="2024-10-04T12:34:00Z">
              <w:rPr>
                <w:rFonts w:ascii="Source Sans Pro Regular" w:eastAsia="Times New Roman" w:hAnsi="Source Sans Pro Regular" w:cs="Times New Roman"/>
                <w:color w:val="6D6D6D"/>
                <w:kern w:val="0"/>
                <w:lang w:eastAsia="hr-HR"/>
                <w14:ligatures w14:val="none"/>
              </w:rPr>
            </w:rPrChange>
          </w:rPr>
          <w:t>, k</w:t>
        </w:r>
      </w:ins>
      <w:ins w:id="209" w:author="Željko Ernečić" w:date="2024-10-04T12:26:00Z">
        <w:r w:rsidRPr="00BB532E">
          <w:rPr>
            <w:rFonts w:ascii="Calibri" w:eastAsia="Times New Roman" w:hAnsi="Calibri" w:cs="Calibri"/>
            <w:b/>
            <w:bCs/>
            <w:color w:val="000000" w:themeColor="text1"/>
            <w:kern w:val="0"/>
            <w:lang w:eastAsia="hr-HR"/>
            <w14:ligatures w14:val="none"/>
            <w:rPrChange w:id="210" w:author="Željko Ernečić" w:date="2024-10-04T12:34:00Z">
              <w:rPr>
                <w:rFonts w:ascii="Source Sans Pro Bold" w:eastAsia="Times New Roman" w:hAnsi="Source Sans Pro Bold" w:cs="Times New Roman"/>
                <w:b/>
                <w:bCs/>
                <w:color w:val="6D6D6D"/>
                <w:kern w:val="0"/>
                <w:lang w:eastAsia="hr-HR"/>
                <w14:ligatures w14:val="none"/>
              </w:rPr>
            </w:rPrChange>
          </w:rPr>
          <w:t>ut</w:t>
        </w:r>
        <w:r w:rsidRPr="00BB532E">
          <w:rPr>
            <w:rFonts w:ascii="Calibri" w:eastAsia="Times New Roman" w:hAnsi="Calibri" w:cs="Calibri"/>
            <w:color w:val="000000" w:themeColor="text1"/>
            <w:kern w:val="0"/>
            <w:lang w:eastAsia="hr-HR"/>
            <w14:ligatures w14:val="none"/>
            <w:rPrChange w:id="211" w:author="Željko Ernečić" w:date="2024-10-04T12:34:00Z">
              <w:rPr>
                <w:rFonts w:ascii="Source Sans Pro Regular" w:eastAsia="Times New Roman" w:hAnsi="Source Sans Pro Regular" w:cs="Times New Roman"/>
                <w:color w:val="6D6D6D"/>
                <w:kern w:val="0"/>
                <w:lang w:eastAsia="hr-HR"/>
                <w14:ligatures w14:val="none"/>
              </w:rPr>
            </w:rPrChange>
          </w:rPr>
          <w:t>: 180 stupnjeva</w:t>
        </w:r>
      </w:ins>
      <w:ins w:id="212" w:author="Željko Ernečić" w:date="2024-10-04T12:27:00Z">
        <w:r w:rsidRPr="00BB532E">
          <w:rPr>
            <w:rFonts w:ascii="Calibri" w:eastAsia="Times New Roman" w:hAnsi="Calibri" w:cs="Calibri"/>
            <w:color w:val="000000" w:themeColor="text1"/>
            <w:kern w:val="0"/>
            <w:lang w:eastAsia="hr-HR"/>
            <w14:ligatures w14:val="none"/>
            <w:rPrChange w:id="213" w:author="Željko Ernečić" w:date="2024-10-04T12:34:00Z">
              <w:rPr>
                <w:rFonts w:ascii="Source Sans Pro Regular" w:eastAsia="Times New Roman" w:hAnsi="Source Sans Pro Regular" w:cs="Times New Roman"/>
                <w:color w:val="6D6D6D"/>
                <w:kern w:val="0"/>
                <w:lang w:eastAsia="hr-HR"/>
                <w14:ligatures w14:val="none"/>
              </w:rPr>
            </w:rPrChange>
          </w:rPr>
          <w:t>, a dimenzije</w:t>
        </w:r>
      </w:ins>
      <w:ins w:id="214" w:author="Željko Ernečić" w:date="2024-10-04T12:26:00Z">
        <w:r w:rsidRPr="00BB532E">
          <w:rPr>
            <w:rFonts w:ascii="Calibri" w:eastAsia="Times New Roman" w:hAnsi="Calibri" w:cs="Calibri"/>
            <w:color w:val="000000" w:themeColor="text1"/>
            <w:kern w:val="0"/>
            <w:lang w:eastAsia="hr-HR"/>
            <w14:ligatures w14:val="none"/>
            <w:rPrChange w:id="215" w:author="Željko Ernečić" w:date="2024-10-04T12:34:00Z">
              <w:rPr>
                <w:rFonts w:ascii="Source Sans Pro Regular" w:eastAsia="Times New Roman" w:hAnsi="Source Sans Pro Regular" w:cs="Times New Roman"/>
                <w:color w:val="6D6D6D"/>
                <w:kern w:val="0"/>
                <w:lang w:eastAsia="hr-HR"/>
                <w14:ligatures w14:val="none"/>
              </w:rPr>
            </w:rPrChange>
          </w:rPr>
          <w:t>: 40mm x 20mm x 43mm</w:t>
        </w:r>
      </w:ins>
      <w:ins w:id="216" w:author="Željko Ernečić" w:date="2024-10-04T12:27:00Z">
        <w:r w:rsidRPr="00BB532E">
          <w:rPr>
            <w:rFonts w:ascii="Calibri" w:eastAsia="Times New Roman" w:hAnsi="Calibri" w:cs="Calibri"/>
            <w:color w:val="000000" w:themeColor="text1"/>
            <w:kern w:val="0"/>
            <w:lang w:eastAsia="hr-HR"/>
            <w14:ligatures w14:val="none"/>
            <w:rPrChange w:id="217" w:author="Željko Ernečić" w:date="2024-10-04T12:34:00Z">
              <w:rPr>
                <w:rFonts w:ascii="Source Sans Pro Regular" w:eastAsia="Times New Roman" w:hAnsi="Source Sans Pro Regular" w:cs="Times New Roman"/>
                <w:color w:val="6D6D6D"/>
                <w:kern w:val="0"/>
                <w:lang w:eastAsia="hr-HR"/>
                <w14:ligatures w14:val="none"/>
              </w:rPr>
            </w:rPrChange>
          </w:rPr>
          <w:t>. Svaki te</w:t>
        </w:r>
        <w:r w:rsidRPr="00BB532E">
          <w:rPr>
            <w:rFonts w:ascii="Calibri" w:eastAsia="Times New Roman" w:hAnsi="Calibri" w:cs="Calibri" w:hint="eastAsia"/>
            <w:color w:val="000000" w:themeColor="text1"/>
            <w:kern w:val="0"/>
            <w:lang w:eastAsia="hr-HR"/>
            <w14:ligatures w14:val="none"/>
            <w:rPrChange w:id="218" w:author="Željko Ernečić" w:date="2024-10-04T12:34:00Z">
              <w:rPr>
                <w:rFonts w:ascii="Source Sans Pro Regular" w:eastAsia="Times New Roman" w:hAnsi="Source Sans Pro Regular" w:cs="Times New Roman" w:hint="eastAsia"/>
                <w:color w:val="6D6D6D"/>
                <w:kern w:val="0"/>
                <w:lang w:eastAsia="hr-HR"/>
                <w14:ligatures w14:val="none"/>
              </w:rPr>
            </w:rPrChange>
          </w:rPr>
          <w:t>ž</w:t>
        </w:r>
        <w:r w:rsidRPr="00BB532E">
          <w:rPr>
            <w:rFonts w:ascii="Calibri" w:eastAsia="Times New Roman" w:hAnsi="Calibri" w:cs="Calibri"/>
            <w:color w:val="000000" w:themeColor="text1"/>
            <w:kern w:val="0"/>
            <w:lang w:eastAsia="hr-HR"/>
            <w14:ligatures w14:val="none"/>
            <w:rPrChange w:id="219" w:author="Željko Ernečić" w:date="2024-10-04T12:34:00Z">
              <w:rPr>
                <w:rFonts w:ascii="Source Sans Pro Regular" w:eastAsia="Times New Roman" w:hAnsi="Source Sans Pro Regular" w:cs="Times New Roman"/>
                <w:color w:val="6D6D6D"/>
                <w:kern w:val="0"/>
                <w:lang w:eastAsia="hr-HR"/>
                <w14:ligatures w14:val="none"/>
              </w:rPr>
            </w:rPrChange>
          </w:rPr>
          <w:t>i 55g.</w:t>
        </w:r>
      </w:ins>
      <w:ins w:id="220" w:author="Željko Ernečić" w:date="2024-10-04T12:28:00Z">
        <w:r w:rsidRPr="00BB532E">
          <w:rPr>
            <w:rFonts w:ascii="Calibri" w:eastAsia="Times New Roman" w:hAnsi="Calibri" w:cs="Calibri"/>
            <w:color w:val="000000" w:themeColor="text1"/>
            <w:kern w:val="0"/>
            <w:lang w:eastAsia="hr-HR"/>
            <w14:ligatures w14:val="none"/>
            <w:rPrChange w:id="221" w:author="Željko Ernečić" w:date="2024-10-04T12:34:00Z">
              <w:rPr>
                <w:rFonts w:ascii="Calibri" w:eastAsia="Times New Roman" w:hAnsi="Calibri" w:cs="Calibri"/>
                <w:color w:val="6D6D6D"/>
                <w:kern w:val="0"/>
                <w:lang w:eastAsia="hr-HR"/>
                <w14:ligatures w14:val="none"/>
              </w:rPr>
            </w:rPrChange>
          </w:rPr>
          <w:t xml:space="preserve"> Na motoru se nalaze 4 ovakvih motora i oni služe sa pokretanje kotača. </w:t>
        </w:r>
      </w:ins>
    </w:p>
    <w:p w14:paraId="2B4433D1" w14:textId="77777777" w:rsidR="00673634" w:rsidRDefault="00673634" w:rsidP="008D65EF">
      <w:pPr>
        <w:spacing w:after="75" w:line="360" w:lineRule="atLeast"/>
        <w:rPr>
          <w:ins w:id="222" w:author="Tonka Baša" w:date="2024-10-09T17:34:00Z" w16du:dateUtc="2024-10-09T15:34:00Z"/>
          <w:rFonts w:ascii="Calibri" w:eastAsia="Times New Roman" w:hAnsi="Calibri" w:cs="Calibri"/>
          <w:color w:val="000000" w:themeColor="text1"/>
          <w:kern w:val="0"/>
          <w:lang w:eastAsia="hr-HR"/>
          <w14:ligatures w14:val="none"/>
        </w:rPr>
      </w:pPr>
    </w:p>
    <w:p w14:paraId="56A88A4F" w14:textId="77777777" w:rsidR="00673634" w:rsidRDefault="00673634" w:rsidP="008D65EF">
      <w:pPr>
        <w:spacing w:after="75" w:line="360" w:lineRule="atLeast"/>
        <w:rPr>
          <w:ins w:id="223" w:author="Tonka Baša" w:date="2024-10-09T17:34:00Z" w16du:dateUtc="2024-10-09T15:34:00Z"/>
          <w:rFonts w:ascii="Calibri" w:eastAsia="Times New Roman" w:hAnsi="Calibri" w:cs="Calibri"/>
          <w:color w:val="000000" w:themeColor="text1"/>
          <w:kern w:val="0"/>
          <w:lang w:eastAsia="hr-HR"/>
          <w14:ligatures w14:val="none"/>
        </w:rPr>
      </w:pPr>
    </w:p>
    <w:p w14:paraId="591E060B" w14:textId="77777777" w:rsidR="00673634" w:rsidRPr="00BB532E" w:rsidRDefault="00673634" w:rsidP="008D65EF">
      <w:pPr>
        <w:spacing w:after="75" w:line="360" w:lineRule="atLeast"/>
        <w:rPr>
          <w:ins w:id="224" w:author="Željko Ernečić" w:date="2024-10-04T12:28:00Z"/>
          <w:rFonts w:ascii="Calibri" w:eastAsia="Times New Roman" w:hAnsi="Calibri" w:cs="Calibri"/>
          <w:color w:val="000000" w:themeColor="text1"/>
          <w:kern w:val="0"/>
          <w:lang w:eastAsia="hr-HR"/>
          <w14:ligatures w14:val="none"/>
          <w:rPrChange w:id="225" w:author="Željko Ernečić" w:date="2024-10-04T12:34:00Z">
            <w:rPr>
              <w:ins w:id="226" w:author="Željko Ernečić" w:date="2024-10-04T12:28:00Z"/>
              <w:rFonts w:ascii="Calibri" w:eastAsia="Times New Roman" w:hAnsi="Calibri" w:cs="Calibri"/>
              <w:color w:val="6D6D6D"/>
              <w:kern w:val="0"/>
              <w:lang w:eastAsia="hr-HR"/>
              <w14:ligatures w14:val="none"/>
            </w:rPr>
          </w:rPrChange>
        </w:rPr>
      </w:pPr>
    </w:p>
    <w:p w14:paraId="466D0360" w14:textId="77777777" w:rsidR="008D65EF" w:rsidRDefault="008D65EF" w:rsidP="008D65EF">
      <w:pPr>
        <w:spacing w:after="75" w:line="360" w:lineRule="atLeast"/>
        <w:rPr>
          <w:ins w:id="227" w:author="Željko Ernečić" w:date="2024-10-04T12:28:00Z"/>
          <w:rFonts w:ascii="Calibri" w:eastAsia="Times New Roman" w:hAnsi="Calibri" w:cs="Calibri"/>
          <w:color w:val="6D6D6D"/>
          <w:kern w:val="0"/>
          <w:lang w:eastAsia="hr-HR"/>
          <w14:ligatures w14:val="none"/>
        </w:rPr>
      </w:pPr>
    </w:p>
    <w:p w14:paraId="437E659E" w14:textId="6069D906" w:rsidR="008D65EF" w:rsidRPr="00BB532E" w:rsidRDefault="00BB532E" w:rsidP="008D65EF">
      <w:pPr>
        <w:spacing w:after="75" w:line="360" w:lineRule="atLeast"/>
        <w:rPr>
          <w:ins w:id="228" w:author="Željko Ernečić" w:date="2024-10-04T12:31:00Z"/>
          <w:rFonts w:eastAsia="Times New Roman" w:cs="Calibri"/>
          <w:b/>
          <w:bCs/>
          <w:color w:val="000000" w:themeColor="text1"/>
          <w:kern w:val="0"/>
          <w:lang w:eastAsia="hr-HR"/>
          <w14:ligatures w14:val="none"/>
          <w:rPrChange w:id="229" w:author="Željko Ernečić" w:date="2024-10-04T12:36:00Z">
            <w:rPr>
              <w:ins w:id="230" w:author="Željko Ernečić" w:date="2024-10-04T12:31:00Z"/>
              <w:rFonts w:eastAsia="Times New Roman" w:cs="Calibri"/>
              <w:b/>
              <w:bCs/>
              <w:color w:val="6D6D6D"/>
              <w:kern w:val="0"/>
              <w:lang w:eastAsia="hr-HR"/>
              <w14:ligatures w14:val="none"/>
            </w:rPr>
          </w:rPrChange>
        </w:rPr>
      </w:pPr>
      <w:ins w:id="231" w:author="Željko Ernečić" w:date="2024-10-04T12:30:00Z">
        <w:r w:rsidRPr="00BB532E">
          <w:rPr>
            <w:rFonts w:eastAsia="Times New Roman" w:cs="Calibri"/>
            <w:b/>
            <w:bCs/>
            <w:color w:val="000000" w:themeColor="text1"/>
            <w:kern w:val="0"/>
            <w:lang w:eastAsia="hr-HR"/>
            <w14:ligatures w14:val="none"/>
            <w:rPrChange w:id="232" w:author="Željko Ernečić" w:date="2024-10-04T12:36:00Z">
              <w:rPr>
                <w:rFonts w:ascii="Calibri" w:eastAsia="Times New Roman" w:hAnsi="Calibri" w:cs="Calibri"/>
                <w:color w:val="6D6D6D"/>
                <w:kern w:val="0"/>
                <w:lang w:eastAsia="hr-HR"/>
                <w14:ligatures w14:val="none"/>
              </w:rPr>
            </w:rPrChange>
          </w:rPr>
          <w:t>ULTRAZVUČNI MODUL  HC-SR04</w:t>
        </w:r>
      </w:ins>
    </w:p>
    <w:p w14:paraId="5E27C991" w14:textId="2C3C3052" w:rsidR="00BB532E" w:rsidRDefault="00BB532E" w:rsidP="008D65EF">
      <w:pPr>
        <w:spacing w:after="75" w:line="360" w:lineRule="atLeast"/>
        <w:rPr>
          <w:ins w:id="233" w:author="Željko Ernečić" w:date="2024-10-04T12:32:00Z"/>
          <w:rFonts w:eastAsia="Times New Roman" w:cs="Calibri"/>
          <w:b/>
          <w:bCs/>
          <w:color w:val="6D6D6D"/>
          <w:kern w:val="0"/>
          <w:lang w:eastAsia="hr-HR"/>
          <w14:ligatures w14:val="none"/>
        </w:rPr>
      </w:pPr>
      <w:ins w:id="234" w:author="Željko Ernečić" w:date="2024-10-04T12:31:00Z">
        <w:r>
          <w:rPr>
            <w:rFonts w:eastAsia="Times New Roman" w:cs="Calibri"/>
            <w:b/>
            <w:bCs/>
            <w:noProof/>
            <w:color w:val="6D6D6D"/>
            <w:kern w:val="0"/>
            <w:lang w:eastAsia="hr-HR"/>
          </w:rPr>
          <w:lastRenderedPageBreak/>
          <w:drawing>
            <wp:inline distT="0" distB="0" distL="0" distR="0" wp14:anchorId="1C168BB0" wp14:editId="4DAE8826">
              <wp:extent cx="3382790" cy="2256312"/>
              <wp:effectExtent l="0" t="0" r="8255" b="0"/>
              <wp:docPr id="3" name="Slika 3" descr="Slika na kojoj se prikazuje valjak, elektronika&#10;&#10;Opis je automatski generira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Slika 3" descr="Slika na kojoj se prikazuje valjak, elektronika&#10;&#10;Opis je automatski generiran"/>
                      <pic:cNvPicPr/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92055" cy="22624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83FC62A" w14:textId="773E4BD6" w:rsidR="0034608F" w:rsidRDefault="00BB532E">
      <w:pPr>
        <w:spacing w:after="75" w:line="360" w:lineRule="atLeast"/>
        <w:rPr>
          <w:ins w:id="235" w:author="Tonka Baša" w:date="2024-10-09T18:19:00Z" w16du:dateUtc="2024-10-09T16:19:00Z"/>
          <w:rFonts w:ascii="Calibri" w:hAnsi="Calibri" w:cs="Calibri"/>
          <w:color w:val="000000" w:themeColor="text1"/>
        </w:rPr>
      </w:pPr>
      <w:ins w:id="236" w:author="Željko Ernečić" w:date="2024-10-04T12:32:00Z">
        <w:r w:rsidRPr="00BB532E">
          <w:rPr>
            <w:rFonts w:ascii="Calibri" w:hAnsi="Calibri" w:cs="Calibri"/>
            <w:color w:val="000000" w:themeColor="text1"/>
            <w:rPrChange w:id="237" w:author="Željko Ernečić" w:date="2024-10-04T12:34:00Z">
              <w:rPr>
                <w:rFonts w:ascii="Source Sans Pro Regular" w:hAnsi="Source Sans Pro Regular"/>
                <w:color w:val="6D6D6D"/>
              </w:rPr>
            </w:rPrChange>
          </w:rPr>
          <w:t>HC-SR04 je povoljan i popularan senzor s kojim m</w:t>
        </w:r>
      </w:ins>
      <w:ins w:id="238" w:author="Željko Ernečić" w:date="2024-10-04T12:33:00Z">
        <w:r w:rsidRPr="00BB532E">
          <w:rPr>
            <w:rFonts w:ascii="Calibri" w:hAnsi="Calibri" w:cs="Calibri"/>
            <w:color w:val="000000" w:themeColor="text1"/>
            <w:rPrChange w:id="239" w:author="Željko Ernečić" w:date="2024-10-04T12:34:00Z">
              <w:rPr>
                <w:rFonts w:ascii="Source Sans Pro Regular" w:hAnsi="Source Sans Pro Regular"/>
                <w:color w:val="6D6D6D"/>
              </w:rPr>
            </w:rPrChange>
          </w:rPr>
          <w:t xml:space="preserve">jerimo </w:t>
        </w:r>
      </w:ins>
      <w:ins w:id="240" w:author="Željko Ernečić" w:date="2024-10-04T12:32:00Z">
        <w:r w:rsidRPr="00BB532E">
          <w:rPr>
            <w:rFonts w:ascii="Calibri" w:hAnsi="Calibri" w:cs="Calibri"/>
            <w:color w:val="000000" w:themeColor="text1"/>
            <w:rPrChange w:id="241" w:author="Željko Ernečić" w:date="2024-10-04T12:34:00Z">
              <w:rPr>
                <w:rFonts w:ascii="Source Sans Pro Regular" w:hAnsi="Source Sans Pro Regular"/>
                <w:color w:val="6D6D6D"/>
              </w:rPr>
            </w:rPrChange>
          </w:rPr>
          <w:t>udaljenost izme</w:t>
        </w:r>
        <w:r w:rsidRPr="00BB532E">
          <w:rPr>
            <w:rFonts w:ascii="Calibri" w:hAnsi="Calibri" w:cs="Calibri" w:hint="eastAsia"/>
            <w:color w:val="000000" w:themeColor="text1"/>
            <w:rPrChange w:id="242" w:author="Željko Ernečić" w:date="2024-10-04T12:34:00Z">
              <w:rPr>
                <w:rFonts w:ascii="Source Sans Pro Regular" w:hAnsi="Source Sans Pro Regular" w:hint="eastAsia"/>
                <w:color w:val="6D6D6D"/>
              </w:rPr>
            </w:rPrChange>
          </w:rPr>
          <w:t>đ</w:t>
        </w:r>
        <w:r w:rsidRPr="00BB532E">
          <w:rPr>
            <w:rFonts w:ascii="Calibri" w:hAnsi="Calibri" w:cs="Calibri"/>
            <w:color w:val="000000" w:themeColor="text1"/>
            <w:rPrChange w:id="243" w:author="Željko Ernečić" w:date="2024-10-04T12:34:00Z">
              <w:rPr>
                <w:rFonts w:ascii="Source Sans Pro Regular" w:hAnsi="Source Sans Pro Regular"/>
                <w:color w:val="6D6D6D"/>
              </w:rPr>
            </w:rPrChange>
          </w:rPr>
          <w:t xml:space="preserve">u njega samog i predmeta koji se nalazi ispred senzora. Samo povezivanje </w:t>
        </w:r>
        <w:del w:id="244" w:author="Tonka Baša" w:date="2024-10-09T18:29:00Z" w16du:dateUtc="2024-10-09T16:29:00Z">
          <w:r w:rsidRPr="00BB532E" w:rsidDel="00EC4902">
            <w:rPr>
              <w:rFonts w:ascii="Calibri" w:hAnsi="Calibri" w:cs="Calibri"/>
              <w:color w:val="000000" w:themeColor="text1"/>
              <w:rPrChange w:id="245" w:author="Željko Ernečić" w:date="2024-10-04T12:34:00Z">
                <w:rPr>
                  <w:rFonts w:ascii="Source Sans Pro Regular" w:hAnsi="Source Sans Pro Regular"/>
                  <w:color w:val="6D6D6D"/>
                </w:rPr>
              </w:rPrChange>
            </w:rPr>
            <w:delText>s Dasduinom</w:delText>
          </w:r>
        </w:del>
        <w:r w:rsidRPr="00BB532E">
          <w:rPr>
            <w:rFonts w:ascii="Calibri" w:hAnsi="Calibri" w:cs="Calibri"/>
            <w:color w:val="000000" w:themeColor="text1"/>
            <w:rPrChange w:id="246" w:author="Željko Ernečić" w:date="2024-10-04T12:34:00Z">
              <w:rPr>
                <w:rFonts w:ascii="Source Sans Pro Regular" w:hAnsi="Source Sans Pro Regular"/>
                <w:color w:val="6D6D6D"/>
              </w:rPr>
            </w:rPrChange>
          </w:rPr>
          <w:t xml:space="preserve"> je jednostavno, senzor treba samo 2 pina za kontrolu te </w:t>
        </w:r>
      </w:ins>
      <w:ins w:id="247" w:author="Željko Ernečić" w:date="2024-10-04T12:33:00Z">
        <w:r w:rsidRPr="00BB532E">
          <w:rPr>
            <w:rFonts w:ascii="Calibri" w:hAnsi="Calibri" w:cs="Calibri"/>
            <w:color w:val="000000" w:themeColor="text1"/>
            <w:rPrChange w:id="248" w:author="Željko Ernečić" w:date="2024-10-04T12:34:00Z">
              <w:rPr>
                <w:rFonts w:ascii="Source Sans Pro Regular" w:hAnsi="Source Sans Pro Regular"/>
                <w:color w:val="6D6D6D"/>
              </w:rPr>
            </w:rPrChange>
          </w:rPr>
          <w:t>napon od 5V. Na</w:t>
        </w:r>
        <w:r w:rsidRPr="00BB532E">
          <w:rPr>
            <w:rFonts w:ascii="Calibri" w:hAnsi="Calibri" w:cs="Calibri" w:hint="eastAsia"/>
            <w:color w:val="000000" w:themeColor="text1"/>
            <w:rPrChange w:id="249" w:author="Željko Ernečić" w:date="2024-10-04T12:34:00Z">
              <w:rPr>
                <w:rFonts w:ascii="Source Sans Pro Regular" w:hAnsi="Source Sans Pro Regular" w:hint="eastAsia"/>
                <w:color w:val="6D6D6D"/>
              </w:rPr>
            </w:rPrChange>
          </w:rPr>
          <w:t>š</w:t>
        </w:r>
        <w:r w:rsidRPr="00BB532E">
          <w:rPr>
            <w:rFonts w:ascii="Calibri" w:hAnsi="Calibri" w:cs="Calibri"/>
            <w:color w:val="000000" w:themeColor="text1"/>
            <w:rPrChange w:id="250" w:author="Željko Ernečić" w:date="2024-10-04T12:34:00Z">
              <w:rPr>
                <w:rFonts w:ascii="Source Sans Pro Regular" w:hAnsi="Source Sans Pro Regular"/>
                <w:color w:val="6D6D6D"/>
              </w:rPr>
            </w:rPrChange>
          </w:rPr>
          <w:t xml:space="preserve"> motor koristi 4 ovakva senzora, po jedan na svakoj strani. </w:t>
        </w:r>
      </w:ins>
    </w:p>
    <w:p w14:paraId="20B9493E" w14:textId="77777777" w:rsidR="0034608F" w:rsidRPr="0034608F" w:rsidRDefault="0034608F">
      <w:pPr>
        <w:spacing w:after="75" w:line="360" w:lineRule="atLeast"/>
        <w:rPr>
          <w:ins w:id="251" w:author="Željko Ernečić" w:date="2024-10-04T12:26:00Z"/>
          <w:rFonts w:ascii="Calibri" w:hAnsi="Calibri" w:cs="Calibri"/>
          <w:color w:val="000000" w:themeColor="text1"/>
          <w:rPrChange w:id="252" w:author="Tonka Baša" w:date="2024-10-09T18:19:00Z" w16du:dateUtc="2024-10-09T16:19:00Z">
            <w:rPr>
              <w:ins w:id="253" w:author="Željko Ernečić" w:date="2024-10-04T12:26:00Z"/>
              <w:rFonts w:ascii="Source Sans Pro Regular" w:eastAsia="Times New Roman" w:hAnsi="Source Sans Pro Regular" w:cs="Times New Roman"/>
              <w:color w:val="6D6D6D"/>
              <w:kern w:val="0"/>
              <w:lang w:eastAsia="hr-HR"/>
              <w14:ligatures w14:val="none"/>
            </w:rPr>
          </w:rPrChange>
        </w:rPr>
        <w:pPrChange w:id="254" w:author="Željko Ernečić" w:date="2024-10-04T12:27:00Z">
          <w:pPr>
            <w:numPr>
              <w:numId w:val="4"/>
            </w:numPr>
            <w:tabs>
              <w:tab w:val="num" w:pos="720"/>
            </w:tabs>
            <w:spacing w:after="75" w:line="360" w:lineRule="atLeast"/>
            <w:ind w:left="720" w:hanging="360"/>
          </w:pPr>
        </w:pPrChange>
      </w:pPr>
    </w:p>
    <w:p w14:paraId="3A313406" w14:textId="77777777" w:rsidR="008D65EF" w:rsidRDefault="008D65EF" w:rsidP="003C5342">
      <w:pPr>
        <w:pStyle w:val="Odlomakpopisa"/>
        <w:rPr>
          <w:b/>
          <w:bCs/>
          <w:sz w:val="28"/>
          <w:szCs w:val="28"/>
        </w:rPr>
      </w:pPr>
    </w:p>
    <w:p w14:paraId="28D5CE5B" w14:textId="77C6B08C" w:rsidR="003C5342" w:rsidRPr="00BB532E" w:rsidRDefault="00BB532E">
      <w:pPr>
        <w:rPr>
          <w:b/>
          <w:bCs/>
          <w:rPrChange w:id="255" w:author="Željko Ernečić" w:date="2024-10-04T12:36:00Z">
            <w:rPr/>
          </w:rPrChange>
        </w:rPr>
        <w:pPrChange w:id="256" w:author="Željko Ernečić" w:date="2024-10-04T12:36:00Z">
          <w:pPr>
            <w:pStyle w:val="Odlomakpopisa"/>
          </w:pPr>
        </w:pPrChange>
      </w:pPr>
      <w:ins w:id="257" w:author="Željko Ernečić" w:date="2024-10-04T12:36:00Z">
        <w:r w:rsidRPr="00BB532E">
          <w:rPr>
            <w:b/>
            <w:bCs/>
            <w:rPrChange w:id="258" w:author="Željko Ernečić" w:date="2024-10-04T12:36:00Z">
              <w:rPr>
                <w:b/>
                <w:bCs/>
                <w:sz w:val="28"/>
                <w:szCs w:val="28"/>
              </w:rPr>
            </w:rPrChange>
          </w:rPr>
          <w:t>SENZOR PREPREKE TCRT5000</w:t>
        </w:r>
      </w:ins>
    </w:p>
    <w:p w14:paraId="5FDFF4D8" w14:textId="4E5957D4" w:rsidR="00BB532E" w:rsidRDefault="00BB532E" w:rsidP="00BB532E">
      <w:pPr>
        <w:rPr>
          <w:ins w:id="259" w:author="Željko Ernečić" w:date="2024-10-04T12:37:00Z"/>
          <w:b/>
          <w:bCs/>
          <w:sz w:val="28"/>
          <w:szCs w:val="28"/>
        </w:rPr>
      </w:pPr>
      <w:ins w:id="260" w:author="Željko Ernečić" w:date="2024-10-04T12:37:00Z">
        <w:r>
          <w:rPr>
            <w:noProof/>
          </w:rPr>
          <w:drawing>
            <wp:inline distT="0" distB="0" distL="0" distR="0" wp14:anchorId="548B4B63" wp14:editId="33F15DF6">
              <wp:extent cx="3649851" cy="2434441"/>
              <wp:effectExtent l="0" t="0" r="8255" b="4445"/>
              <wp:docPr id="4" name="Slika 4" descr="Slika na kojoj se prikazuje elektronička komponenta, komponenta strujnog kruga, pasivna komponenta strujnog kruga, elektronika&#10;&#10;Opis je automatski generira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Slika 4" descr="Slika na kojoj se prikazuje elektronička komponenta, komponenta strujnog kruga, pasivna komponenta strujnog kruga, elektronika&#10;&#10;Opis je automatski generiran"/>
                      <pic:cNvPicPr/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85543" cy="24582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2582B4D" w14:textId="1C77324C" w:rsidR="00BB532E" w:rsidRDefault="00BB532E" w:rsidP="00BB532E">
      <w:pPr>
        <w:rPr>
          <w:ins w:id="261" w:author="Željko Ernečić" w:date="2024-10-04T12:40:00Z"/>
          <w:rFonts w:ascii="Calibri" w:hAnsi="Calibri" w:cs="Calibri"/>
        </w:rPr>
      </w:pPr>
      <w:ins w:id="262" w:author="Željko Ernečić" w:date="2024-10-04T12:37:00Z">
        <w:r w:rsidRPr="00BB532E">
          <w:rPr>
            <w:rFonts w:ascii="Calibri" w:hAnsi="Calibri" w:cs="Calibri"/>
            <w:rPrChange w:id="263" w:author="Željko Ernečić" w:date="2024-10-04T12:38:00Z">
              <w:rPr>
                <w:b/>
                <w:bCs/>
                <w:sz w:val="28"/>
                <w:szCs w:val="28"/>
              </w:rPr>
            </w:rPrChange>
          </w:rPr>
          <w:t xml:space="preserve">Senzor prepreke, baziran na TCRT5000, koristi infracrvenu </w:t>
        </w:r>
        <w:proofErr w:type="spellStart"/>
        <w:r w:rsidRPr="00BB532E">
          <w:rPr>
            <w:rFonts w:ascii="Calibri" w:hAnsi="Calibri" w:cs="Calibri"/>
            <w:rPrChange w:id="264" w:author="Željko Ernečić" w:date="2024-10-04T12:38:00Z">
              <w:rPr>
                <w:b/>
                <w:bCs/>
                <w:sz w:val="28"/>
                <w:szCs w:val="28"/>
              </w:rPr>
            </w:rPrChange>
          </w:rPr>
          <w:t>ledicu</w:t>
        </w:r>
        <w:proofErr w:type="spellEnd"/>
        <w:r w:rsidRPr="00BB532E">
          <w:rPr>
            <w:rFonts w:ascii="Calibri" w:hAnsi="Calibri" w:cs="Calibri"/>
            <w:rPrChange w:id="265" w:author="Željko Ernečić" w:date="2024-10-04T12:38:00Z">
              <w:rPr>
                <w:b/>
                <w:bCs/>
                <w:sz w:val="28"/>
                <w:szCs w:val="28"/>
              </w:rPr>
            </w:rPrChange>
          </w:rPr>
          <w:t xml:space="preserve"> i </w:t>
        </w:r>
      </w:ins>
      <w:ins w:id="266" w:author="Željko Ernečić" w:date="2024-10-04T12:38:00Z">
        <w:r w:rsidRPr="00BB532E">
          <w:rPr>
            <w:rFonts w:ascii="Calibri" w:hAnsi="Calibri" w:cs="Calibri"/>
            <w:rPrChange w:id="267" w:author="Željko Ernečić" w:date="2024-10-04T12:38:00Z">
              <w:rPr>
                <w:rFonts w:ascii="Calibri" w:hAnsi="Calibri" w:cs="Calibri"/>
                <w:b/>
                <w:bCs/>
              </w:rPr>
            </w:rPrChange>
          </w:rPr>
          <w:t>prijemnik</w:t>
        </w:r>
      </w:ins>
      <w:ins w:id="268" w:author="Željko Ernečić" w:date="2024-10-04T12:37:00Z">
        <w:r w:rsidRPr="00BB532E">
          <w:rPr>
            <w:rFonts w:ascii="Calibri" w:hAnsi="Calibri" w:cs="Calibri"/>
            <w:rPrChange w:id="269" w:author="Željko Ernečić" w:date="2024-10-04T12:38:00Z">
              <w:rPr>
                <w:b/>
                <w:bCs/>
                <w:sz w:val="28"/>
                <w:szCs w:val="28"/>
              </w:rPr>
            </w:rPrChange>
          </w:rPr>
          <w:t xml:space="preserve"> kako bi detektirao prepreke pred njime. Na pločici se nalazi </w:t>
        </w:r>
        <w:proofErr w:type="spellStart"/>
        <w:r w:rsidRPr="00BB532E">
          <w:rPr>
            <w:rFonts w:ascii="Calibri" w:hAnsi="Calibri" w:cs="Calibri"/>
            <w:rPrChange w:id="270" w:author="Željko Ernečić" w:date="2024-10-04T12:38:00Z">
              <w:rPr>
                <w:b/>
                <w:bCs/>
                <w:sz w:val="28"/>
                <w:szCs w:val="28"/>
              </w:rPr>
            </w:rPrChange>
          </w:rPr>
          <w:t>komparator</w:t>
        </w:r>
        <w:proofErr w:type="spellEnd"/>
        <w:r w:rsidRPr="00BB532E">
          <w:rPr>
            <w:rFonts w:ascii="Calibri" w:hAnsi="Calibri" w:cs="Calibri"/>
            <w:rPrChange w:id="271" w:author="Željko Ernečić" w:date="2024-10-04T12:38:00Z">
              <w:rPr>
                <w:b/>
                <w:bCs/>
                <w:sz w:val="28"/>
                <w:szCs w:val="28"/>
              </w:rPr>
            </w:rPrChange>
          </w:rPr>
          <w:t xml:space="preserve"> napona te podešavanjem potenciometra možemo dobiti digitalni izlaz, ovisno o blizini prepreke. </w:t>
        </w:r>
        <w:proofErr w:type="spellStart"/>
        <w:r w:rsidRPr="00BB532E">
          <w:rPr>
            <w:rFonts w:ascii="Calibri" w:hAnsi="Calibri" w:cs="Calibri"/>
            <w:rPrChange w:id="272" w:author="Željko Ernečić" w:date="2024-10-04T12:38:00Z">
              <w:rPr>
                <w:b/>
                <w:bCs/>
                <w:sz w:val="28"/>
                <w:szCs w:val="28"/>
              </w:rPr>
            </w:rPrChange>
          </w:rPr>
          <w:t>LEDica</w:t>
        </w:r>
        <w:proofErr w:type="spellEnd"/>
        <w:r w:rsidRPr="00BB532E">
          <w:rPr>
            <w:rFonts w:ascii="Calibri" w:hAnsi="Calibri" w:cs="Calibri"/>
            <w:rPrChange w:id="273" w:author="Željko Ernečić" w:date="2024-10-04T12:38:00Z">
              <w:rPr>
                <w:b/>
                <w:bCs/>
                <w:sz w:val="28"/>
                <w:szCs w:val="28"/>
              </w:rPr>
            </w:rPrChange>
          </w:rPr>
          <w:t xml:space="preserve"> DO na </w:t>
        </w:r>
      </w:ins>
      <w:ins w:id="274" w:author="Željko Ernečić" w:date="2024-10-04T12:38:00Z">
        <w:r w:rsidRPr="00BB532E">
          <w:rPr>
            <w:rFonts w:ascii="Calibri" w:hAnsi="Calibri" w:cs="Calibri"/>
            <w:rPrChange w:id="275" w:author="Željko Ernečić" w:date="2024-10-04T12:38:00Z">
              <w:rPr>
                <w:rFonts w:ascii="Calibri" w:hAnsi="Calibri" w:cs="Calibri"/>
                <w:b/>
                <w:bCs/>
              </w:rPr>
            </w:rPrChange>
          </w:rPr>
          <w:t>ploči</w:t>
        </w:r>
      </w:ins>
      <w:ins w:id="276" w:author="Željko Ernečić" w:date="2024-10-04T12:37:00Z">
        <w:r w:rsidRPr="00BB532E">
          <w:rPr>
            <w:rFonts w:ascii="Calibri" w:hAnsi="Calibri" w:cs="Calibri"/>
            <w:rPrChange w:id="277" w:author="Željko Ernečić" w:date="2024-10-04T12:38:00Z">
              <w:rPr>
                <w:b/>
                <w:bCs/>
                <w:sz w:val="28"/>
                <w:szCs w:val="28"/>
              </w:rPr>
            </w:rPrChange>
          </w:rPr>
          <w:t xml:space="preserve"> također će indicirati da je digitalni izlaz aktivan. Dostupan je i analogni izlaz u slučaju potrebe za preciznijim podatkom</w:t>
        </w:r>
      </w:ins>
      <w:ins w:id="278" w:author="Željko Ernečić" w:date="2024-10-04T12:38:00Z">
        <w:r w:rsidRPr="00BB532E">
          <w:rPr>
            <w:rFonts w:ascii="Calibri" w:hAnsi="Calibri" w:cs="Calibri"/>
            <w:rPrChange w:id="279" w:author="Željko Ernečić" w:date="2024-10-04T12:38:00Z">
              <w:rPr>
                <w:rFonts w:ascii="Calibri" w:hAnsi="Calibri" w:cs="Calibri"/>
                <w:b/>
                <w:bCs/>
              </w:rPr>
            </w:rPrChange>
          </w:rPr>
          <w:t xml:space="preserve">. Mi koristimo sveukupno 5 senzora prepreke, postavljenih na pločicu na prednjem dijelu motora. </w:t>
        </w:r>
      </w:ins>
    </w:p>
    <w:p w14:paraId="0377E3A9" w14:textId="77777777" w:rsidR="0024697A" w:rsidRDefault="0024697A" w:rsidP="00BB532E">
      <w:pPr>
        <w:rPr>
          <w:ins w:id="280" w:author="Željko Ernečić" w:date="2024-10-04T12:40:00Z"/>
          <w:rFonts w:ascii="Calibri" w:hAnsi="Calibri" w:cs="Calibri"/>
        </w:rPr>
      </w:pPr>
    </w:p>
    <w:p w14:paraId="2CBDF4B7" w14:textId="77777777" w:rsidR="0024697A" w:rsidRDefault="0024697A" w:rsidP="00BB532E">
      <w:pPr>
        <w:rPr>
          <w:ins w:id="281" w:author="Željko Ernečić" w:date="2024-10-04T12:40:00Z"/>
          <w:rFonts w:ascii="Calibri" w:hAnsi="Calibri" w:cs="Calibri"/>
        </w:rPr>
      </w:pPr>
    </w:p>
    <w:p w14:paraId="7AF06121" w14:textId="34B0A493" w:rsidR="0024697A" w:rsidRDefault="0024697A" w:rsidP="00BB532E">
      <w:pPr>
        <w:rPr>
          <w:ins w:id="282" w:author="Željko Ernečić" w:date="2024-10-04T12:41:00Z"/>
          <w:rFonts w:cs="Calibri"/>
          <w:b/>
          <w:bCs/>
        </w:rPr>
      </w:pPr>
      <w:ins w:id="283" w:author="Željko Ernečić" w:date="2024-10-04T12:41:00Z">
        <w:r w:rsidRPr="0024697A">
          <w:rPr>
            <w:rFonts w:cs="Calibri"/>
            <w:b/>
            <w:bCs/>
            <w:rPrChange w:id="284" w:author="Željko Ernečić" w:date="2024-10-04T12:41:00Z">
              <w:rPr>
                <w:rFonts w:ascii="Calibri" w:hAnsi="Calibri" w:cs="Calibri"/>
              </w:rPr>
            </w:rPrChange>
          </w:rPr>
          <w:lastRenderedPageBreak/>
          <w:t xml:space="preserve">APDS9600 </w:t>
        </w:r>
      </w:ins>
      <w:ins w:id="285" w:author="Željko Ernečić" w:date="2024-10-04T12:40:00Z">
        <w:r w:rsidRPr="0024697A">
          <w:rPr>
            <w:rFonts w:cs="Calibri"/>
            <w:b/>
            <w:bCs/>
            <w:rPrChange w:id="286" w:author="Željko Ernečić" w:date="2024-10-04T12:41:00Z">
              <w:rPr>
                <w:rFonts w:ascii="Calibri" w:hAnsi="Calibri" w:cs="Calibri"/>
              </w:rPr>
            </w:rPrChange>
          </w:rPr>
          <w:t xml:space="preserve">SENZOR BOJE I POKRETA </w:t>
        </w:r>
      </w:ins>
    </w:p>
    <w:p w14:paraId="19B80701" w14:textId="3B2E8492" w:rsidR="0024697A" w:rsidRDefault="0024697A" w:rsidP="00BB532E">
      <w:pPr>
        <w:rPr>
          <w:ins w:id="287" w:author="Željko Ernečić" w:date="2024-10-04T12:41:00Z"/>
          <w:rFonts w:ascii="Calibri" w:hAnsi="Calibri" w:cs="Calibri"/>
          <w:b/>
          <w:bCs/>
        </w:rPr>
      </w:pPr>
      <w:ins w:id="288" w:author="Željko Ernečić" w:date="2024-10-04T12:41:00Z">
        <w:r>
          <w:rPr>
            <w:rFonts w:ascii="Calibri" w:hAnsi="Calibri" w:cs="Calibri"/>
            <w:b/>
            <w:bCs/>
            <w:noProof/>
          </w:rPr>
          <w:drawing>
            <wp:inline distT="0" distB="0" distL="0" distR="0" wp14:anchorId="02A0AA29" wp14:editId="650D8ECF">
              <wp:extent cx="3455719" cy="2303813"/>
              <wp:effectExtent l="0" t="0" r="0" b="1270"/>
              <wp:docPr id="6" name="Slika 6" descr="Slika na kojoj se prikazuje tekst, elektronička komponenta, elektronika, komponenta strujnog kruga&#10;&#10;Opis je automatski generira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Slika 6" descr="Slika na kojoj se prikazuje tekst, elektronička komponenta, elektronika, komponenta strujnog kruga&#10;&#10;Opis je automatski generiran"/>
                      <pic:cNvPicPr/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64647" cy="23097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56C910B" w14:textId="2F9CE2CD" w:rsidR="0024697A" w:rsidRDefault="0024697A" w:rsidP="00BB532E">
      <w:pPr>
        <w:rPr>
          <w:ins w:id="289" w:author="Željko Ernečić" w:date="2024-10-04T12:42:00Z"/>
          <w:rFonts w:ascii="Calibri" w:hAnsi="Calibri" w:cs="Calibri"/>
        </w:rPr>
      </w:pPr>
      <w:ins w:id="290" w:author="Željko Ernečić" w:date="2024-10-04T12:42:00Z">
        <w:r w:rsidRPr="0024697A">
          <w:rPr>
            <w:rFonts w:ascii="Calibri" w:hAnsi="Calibri" w:cs="Calibri"/>
            <w:rPrChange w:id="291" w:author="Željko Ernečić" w:date="2024-10-04T12:42:00Z">
              <w:rPr>
                <w:rFonts w:ascii="Calibri" w:hAnsi="Calibri" w:cs="Calibri"/>
                <w:b/>
                <w:bCs/>
              </w:rPr>
            </w:rPrChange>
          </w:rPr>
          <w:t>APDS-9960 mali je senzor koji mjeri četiri stvari istovremeno. Može prepoznati pokrete koje napravite ispred njega (pokret prema gore, prema dole, prema lijevo, prema desno), a može i prepoznati blizinu objekta pa tako imate još dva pokreta: prema senzoru i od senzora. Osim toga, u sebi ima senzor ambijentalne svjetlosti te senzor boja koji daje izlaze u obliku boja crvene, zelene i plave(RGB).</w:t>
        </w:r>
      </w:ins>
    </w:p>
    <w:p w14:paraId="0DAB086E" w14:textId="77777777" w:rsidR="0024697A" w:rsidRDefault="0024697A" w:rsidP="00BB532E">
      <w:pPr>
        <w:rPr>
          <w:ins w:id="292" w:author="Željko Ernečić" w:date="2024-10-04T12:42:00Z"/>
          <w:rFonts w:ascii="Calibri" w:hAnsi="Calibri" w:cs="Calibri"/>
        </w:rPr>
      </w:pPr>
    </w:p>
    <w:p w14:paraId="5BE24603" w14:textId="57545AA0" w:rsidR="0024697A" w:rsidRPr="0024697A" w:rsidRDefault="0024697A" w:rsidP="00BB532E">
      <w:pPr>
        <w:rPr>
          <w:ins w:id="293" w:author="Željko Ernečić" w:date="2024-10-04T12:42:00Z"/>
          <w:rFonts w:cs="Calibri"/>
          <w:b/>
          <w:bCs/>
          <w:rPrChange w:id="294" w:author="Željko Ernečić" w:date="2024-10-04T12:46:00Z">
            <w:rPr>
              <w:ins w:id="295" w:author="Željko Ernečić" w:date="2024-10-04T12:42:00Z"/>
              <w:rFonts w:ascii="Calibri" w:hAnsi="Calibri" w:cs="Calibri"/>
            </w:rPr>
          </w:rPrChange>
        </w:rPr>
      </w:pPr>
      <w:ins w:id="296" w:author="Željko Ernečić" w:date="2024-10-04T12:42:00Z">
        <w:r w:rsidRPr="0024697A">
          <w:rPr>
            <w:rFonts w:cs="Calibri"/>
            <w:b/>
            <w:bCs/>
            <w:rPrChange w:id="297" w:author="Željko Ernečić" w:date="2024-10-04T12:46:00Z">
              <w:rPr>
                <w:rFonts w:ascii="Calibri" w:hAnsi="Calibri" w:cs="Calibri"/>
              </w:rPr>
            </w:rPrChange>
          </w:rPr>
          <w:t xml:space="preserve">HC-06- BT MODUL </w:t>
        </w:r>
      </w:ins>
    </w:p>
    <w:p w14:paraId="33C90EA5" w14:textId="64A52065" w:rsidR="0024697A" w:rsidRDefault="0024697A" w:rsidP="00BB532E">
      <w:pPr>
        <w:rPr>
          <w:ins w:id="298" w:author="Željko Ernečić" w:date="2024-10-04T12:46:00Z"/>
          <w:rFonts w:ascii="Calibri" w:hAnsi="Calibri" w:cs="Calibri"/>
        </w:rPr>
      </w:pPr>
      <w:ins w:id="299" w:author="Željko Ernečić" w:date="2024-10-04T12:46:00Z">
        <w:r>
          <w:rPr>
            <w:rFonts w:ascii="Calibri" w:hAnsi="Calibri" w:cs="Calibri"/>
            <w:noProof/>
          </w:rPr>
          <w:drawing>
            <wp:inline distT="0" distB="0" distL="0" distR="0" wp14:anchorId="2DD8A67F" wp14:editId="2C30BE9E">
              <wp:extent cx="2351314" cy="2351314"/>
              <wp:effectExtent l="0" t="0" r="0" b="0"/>
              <wp:docPr id="7" name="Slika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Slika 7"/>
                      <pic:cNvPicPr/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60988" cy="23609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A0CB1AF" w14:textId="7A5CFD11" w:rsidR="0024697A" w:rsidRPr="00E915BB" w:rsidRDefault="00CC05CA">
      <w:pPr>
        <w:rPr>
          <w:ins w:id="300" w:author="Tonka Baša" w:date="2024-10-09T17:53:00Z" w16du:dateUtc="2024-10-09T15:53:00Z"/>
          <w:rFonts w:ascii="Calibri" w:hAnsi="Calibri" w:cs="Calibri"/>
          <w:rPrChange w:id="301" w:author="Tonka Baša" w:date="2024-10-09T17:58:00Z" w16du:dateUtc="2024-10-09T15:58:00Z">
            <w:rPr>
              <w:ins w:id="302" w:author="Tonka Baša" w:date="2024-10-09T17:53:00Z" w16du:dateUtc="2024-10-09T15:53:00Z"/>
            </w:rPr>
          </w:rPrChange>
        </w:rPr>
        <w:pPrChange w:id="303" w:author="Tonka Baša" w:date="2024-10-09T17:58:00Z" w16du:dateUtc="2024-10-09T15:58:00Z">
          <w:pPr>
            <w:pStyle w:val="Odlomakpopisa"/>
            <w:numPr>
              <w:numId w:val="3"/>
            </w:numPr>
            <w:ind w:hanging="360"/>
          </w:pPr>
        </w:pPrChange>
      </w:pPr>
      <w:ins w:id="304" w:author="Tonka Baša" w:date="2024-10-09T17:52:00Z" w16du:dateUtc="2024-10-09T15:52:00Z">
        <w:r w:rsidRPr="00E915BB">
          <w:rPr>
            <w:rFonts w:ascii="Calibri" w:hAnsi="Calibri" w:cs="Calibri"/>
            <w:rPrChange w:id="305" w:author="Tonka Baša" w:date="2024-10-09T17:58:00Z" w16du:dateUtc="2024-10-09T15:58:00Z">
              <w:rPr/>
            </w:rPrChange>
          </w:rPr>
          <w:t xml:space="preserve">Ovaj modul omogućuje serijsku komunikaciju između </w:t>
        </w:r>
      </w:ins>
      <w:ins w:id="306" w:author="Tonka Baša" w:date="2024-10-09T17:53:00Z" w16du:dateUtc="2024-10-09T15:53:00Z">
        <w:r w:rsidR="00E915BB" w:rsidRPr="00E915BB">
          <w:rPr>
            <w:rFonts w:ascii="Calibri" w:hAnsi="Calibri" w:cs="Calibri"/>
            <w:rPrChange w:id="307" w:author="Tonka Baša" w:date="2024-10-09T17:58:00Z" w16du:dateUtc="2024-10-09T15:58:00Z">
              <w:rPr/>
            </w:rPrChange>
          </w:rPr>
          <w:t>robota</w:t>
        </w:r>
      </w:ins>
      <w:ins w:id="308" w:author="Tonka Baša" w:date="2024-10-09T17:52:00Z" w16du:dateUtc="2024-10-09T15:52:00Z">
        <w:r w:rsidRPr="00E915BB">
          <w:rPr>
            <w:rFonts w:ascii="Calibri" w:hAnsi="Calibri" w:cs="Calibri"/>
            <w:rPrChange w:id="309" w:author="Tonka Baša" w:date="2024-10-09T17:58:00Z" w16du:dateUtc="2024-10-09T15:58:00Z">
              <w:rPr/>
            </w:rPrChange>
          </w:rPr>
          <w:t xml:space="preserve"> i drugog Bluetooth uređaja(npr. računalo, laptop, Android mobitel) putem </w:t>
        </w:r>
      </w:ins>
      <w:ins w:id="310" w:author="Tonka Baša" w:date="2024-10-09T17:53:00Z" w16du:dateUtc="2024-10-09T15:53:00Z">
        <w:r w:rsidR="00E915BB" w:rsidRPr="00E915BB">
          <w:rPr>
            <w:rFonts w:ascii="Calibri" w:hAnsi="Calibri" w:cs="Calibri"/>
            <w:rPrChange w:id="311" w:author="Tonka Baša" w:date="2024-10-09T17:58:00Z" w16du:dateUtc="2024-10-09T15:58:00Z">
              <w:rPr/>
            </w:rPrChange>
          </w:rPr>
          <w:t>bežične</w:t>
        </w:r>
      </w:ins>
      <w:ins w:id="312" w:author="Tonka Baša" w:date="2024-10-09T17:52:00Z" w16du:dateUtc="2024-10-09T15:52:00Z">
        <w:r w:rsidRPr="00E915BB">
          <w:rPr>
            <w:rFonts w:ascii="Calibri" w:hAnsi="Calibri" w:cs="Calibri"/>
            <w:rPrChange w:id="313" w:author="Tonka Baša" w:date="2024-10-09T17:58:00Z" w16du:dateUtc="2024-10-09T15:58:00Z">
              <w:rPr/>
            </w:rPrChange>
          </w:rPr>
          <w:t xml:space="preserve"> Bluetooth veze</w:t>
        </w:r>
      </w:ins>
      <w:ins w:id="314" w:author="Tonka Baša" w:date="2024-10-09T17:53:00Z" w16du:dateUtc="2024-10-09T15:53:00Z">
        <w:r w:rsidR="00E915BB" w:rsidRPr="00E915BB">
          <w:rPr>
            <w:rFonts w:ascii="Calibri" w:hAnsi="Calibri" w:cs="Calibri"/>
            <w:rPrChange w:id="315" w:author="Tonka Baša" w:date="2024-10-09T17:58:00Z" w16du:dateUtc="2024-10-09T15:58:00Z">
              <w:rPr/>
            </w:rPrChange>
          </w:rPr>
          <w:t>.</w:t>
        </w:r>
        <w:r w:rsidR="00E915BB" w:rsidRPr="00E915BB">
          <w:t xml:space="preserve"> </w:t>
        </w:r>
        <w:r w:rsidR="00E915BB" w:rsidRPr="00E915BB">
          <w:rPr>
            <w:rFonts w:ascii="Calibri" w:hAnsi="Calibri" w:cs="Calibri"/>
            <w:rPrChange w:id="316" w:author="Tonka Baša" w:date="2024-10-09T17:58:00Z" w16du:dateUtc="2024-10-09T15:58:00Z">
              <w:rPr/>
            </w:rPrChange>
          </w:rPr>
          <w:t>S ovim modulom možete upravljati Vašim projektom putem Android uređaja ili primati informacije s pločice na svoj pametni telefon.</w:t>
        </w:r>
      </w:ins>
      <w:ins w:id="317" w:author="Željko Ernečić" w:date="2024-10-04T12:54:00Z">
        <w:del w:id="318" w:author="Tonka Baša" w:date="2024-10-09T17:52:00Z" w16du:dateUtc="2024-10-09T15:52:00Z">
          <w:r w:rsidR="00255709" w:rsidRPr="00E915BB" w:rsidDel="00CC05CA">
            <w:rPr>
              <w:rFonts w:ascii="Calibri" w:hAnsi="Calibri" w:cs="Calibri"/>
              <w:rPrChange w:id="319" w:author="Tonka Baša" w:date="2024-10-09T17:58:00Z" w16du:dateUtc="2024-10-09T15:58:00Z">
                <w:rPr/>
              </w:rPrChange>
            </w:rPr>
            <w:delText xml:space="preserve">Nac opis </w:delText>
          </w:r>
        </w:del>
      </w:ins>
    </w:p>
    <w:p w14:paraId="52A6EAF4" w14:textId="77777777" w:rsidR="00E915BB" w:rsidRPr="00E915BB" w:rsidRDefault="00E915BB">
      <w:pPr>
        <w:rPr>
          <w:ins w:id="320" w:author="Željko Ernečić" w:date="2024-10-04T12:54:00Z"/>
          <w:rFonts w:ascii="Calibri" w:hAnsi="Calibri" w:cs="Calibri"/>
          <w:rPrChange w:id="321" w:author="Tonka Baša" w:date="2024-10-09T17:53:00Z" w16du:dateUtc="2024-10-09T15:53:00Z">
            <w:rPr>
              <w:ins w:id="322" w:author="Željko Ernečić" w:date="2024-10-04T12:54:00Z"/>
            </w:rPr>
          </w:rPrChange>
        </w:rPr>
        <w:pPrChange w:id="323" w:author="Tonka Baša" w:date="2024-10-09T17:53:00Z" w16du:dateUtc="2024-10-09T15:53:00Z">
          <w:pPr>
            <w:pStyle w:val="Odlomakpopisa"/>
            <w:numPr>
              <w:numId w:val="3"/>
            </w:numPr>
            <w:ind w:hanging="360"/>
          </w:pPr>
        </w:pPrChange>
      </w:pPr>
    </w:p>
    <w:p w14:paraId="1C1A1926" w14:textId="77777777" w:rsidR="00255709" w:rsidRPr="00255709" w:rsidRDefault="00255709">
      <w:pPr>
        <w:pStyle w:val="Odlomakpopisa"/>
        <w:rPr>
          <w:ins w:id="324" w:author="Željko Ernečić" w:date="2024-10-04T12:46:00Z"/>
          <w:rFonts w:ascii="Calibri" w:hAnsi="Calibri" w:cs="Calibri"/>
          <w:rPrChange w:id="325" w:author="Željko Ernečić" w:date="2024-10-04T12:54:00Z">
            <w:rPr>
              <w:ins w:id="326" w:author="Željko Ernečić" w:date="2024-10-04T12:46:00Z"/>
            </w:rPr>
          </w:rPrChange>
        </w:rPr>
        <w:pPrChange w:id="327" w:author="Željko Ernečić" w:date="2024-10-04T12:54:00Z">
          <w:pPr/>
        </w:pPrChange>
      </w:pPr>
    </w:p>
    <w:p w14:paraId="5E806579" w14:textId="5CCF6C55" w:rsidR="0024697A" w:rsidRDefault="00255709" w:rsidP="00BB532E">
      <w:pPr>
        <w:rPr>
          <w:ins w:id="328" w:author="Tonka Baša" w:date="2024-10-09T17:58:00Z" w16du:dateUtc="2024-10-09T15:58:00Z"/>
          <w:rFonts w:cs="Calibri"/>
          <w:b/>
          <w:bCs/>
        </w:rPr>
      </w:pPr>
      <w:ins w:id="329" w:author="Željko Ernečić" w:date="2024-10-04T12:54:00Z">
        <w:r w:rsidRPr="00255709">
          <w:rPr>
            <w:rFonts w:cs="Calibri"/>
            <w:b/>
            <w:bCs/>
            <w:rPrChange w:id="330" w:author="Željko Ernečić" w:date="2024-10-04T12:54:00Z">
              <w:rPr>
                <w:rFonts w:ascii="Calibri" w:hAnsi="Calibri" w:cs="Calibri"/>
              </w:rPr>
            </w:rPrChange>
          </w:rPr>
          <w:lastRenderedPageBreak/>
          <w:t xml:space="preserve">WWS28128 - LED TRAKA </w:t>
        </w:r>
      </w:ins>
    </w:p>
    <w:p w14:paraId="587DC3B2" w14:textId="0E380C5D" w:rsidR="00E915BB" w:rsidRDefault="00E915BB" w:rsidP="00BB532E">
      <w:pPr>
        <w:rPr>
          <w:ins w:id="331" w:author="Željko Ernečić" w:date="2024-10-04T12:54:00Z"/>
          <w:rFonts w:cs="Calibri"/>
          <w:b/>
          <w:bCs/>
        </w:rPr>
      </w:pPr>
      <w:ins w:id="332" w:author="Tonka Baša" w:date="2024-10-09T17:58:00Z" w16du:dateUtc="2024-10-09T15:58:00Z">
        <w:r>
          <w:rPr>
            <w:rFonts w:cs="Calibri"/>
            <w:b/>
            <w:bCs/>
            <w:noProof/>
          </w:rPr>
          <w:drawing>
            <wp:inline distT="0" distB="0" distL="0" distR="0" wp14:anchorId="173EFAB1" wp14:editId="2C844BDA">
              <wp:extent cx="2758568" cy="1839958"/>
              <wp:effectExtent l="0" t="0" r="3810" b="8255"/>
              <wp:docPr id="1428403024" name="Slika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28403024" name="Slika 1428403024"/>
                      <pic:cNvPicPr/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72818" cy="18494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DDED9EB" w14:textId="2D4D2225" w:rsidR="00255709" w:rsidDel="009423B9" w:rsidRDefault="00E915BB" w:rsidP="00E915BB">
      <w:pPr>
        <w:rPr>
          <w:del w:id="333" w:author="Tonka Baša" w:date="2024-10-09T17:59:00Z" w16du:dateUtc="2024-10-09T15:59:00Z"/>
          <w:rFonts w:ascii="Calibri" w:hAnsi="Calibri" w:cs="Calibri"/>
        </w:rPr>
      </w:pPr>
      <w:ins w:id="334" w:author="Tonka Baša" w:date="2024-10-09T17:58:00Z" w16du:dateUtc="2024-10-09T15:58:00Z">
        <w:r w:rsidRPr="00E915BB">
          <w:rPr>
            <w:rFonts w:ascii="Calibri" w:hAnsi="Calibri" w:cs="Calibri"/>
            <w:rPrChange w:id="335" w:author="Tonka Baša" w:date="2024-10-09T17:58:00Z" w16du:dateUtc="2024-10-09T15:58:00Z">
              <w:rPr>
                <w:rFonts w:cs="Calibri"/>
                <w:b/>
                <w:bCs/>
              </w:rPr>
            </w:rPrChange>
          </w:rPr>
          <w:t>LED diode koje mogu emitirati svijetlost u crvenoj, zelenoj ili plavoj boji – ili bilo kojoj kombinaciji tih triju boja, što im omogućuje ukupno otprilike 16 milijuna različitih boja. Ovdje su diode razmještene linearno u liniju. Kontroliraju se samo jednim pinom i u nekoliko linija koda iz Arduina, sve zahvaljujući ugrađenom kontroleru unutar same LEDice!</w:t>
        </w:r>
      </w:ins>
      <w:ins w:id="336" w:author="Željko Ernečić" w:date="2024-10-04T12:55:00Z">
        <w:del w:id="337" w:author="Tonka Baša" w:date="2024-10-09T17:57:00Z" w16du:dateUtc="2024-10-09T15:57:00Z">
          <w:r w:rsidR="00255709" w:rsidRPr="00E915BB" w:rsidDel="00E915BB">
            <w:rPr>
              <w:rFonts w:ascii="Calibri" w:hAnsi="Calibri" w:cs="Calibri"/>
              <w:rPrChange w:id="338" w:author="Tonka Baša" w:date="2024-10-09T17:58:00Z" w16du:dateUtc="2024-10-09T15:58:00Z">
                <w:rPr>
                  <w:rFonts w:cs="Calibri"/>
                  <w:b/>
                  <w:bCs/>
                </w:rPr>
              </w:rPrChange>
            </w:rPr>
            <w:delText xml:space="preserve">Nac sliku + opis  </w:delText>
          </w:r>
        </w:del>
      </w:ins>
    </w:p>
    <w:p w14:paraId="1DE26E64" w14:textId="77777777" w:rsidR="009423B9" w:rsidRDefault="009423B9" w:rsidP="00255709">
      <w:pPr>
        <w:rPr>
          <w:ins w:id="339" w:author="Tonka Baša" w:date="2024-10-09T18:18:00Z" w16du:dateUtc="2024-10-09T16:18:00Z"/>
          <w:rFonts w:ascii="Calibri" w:hAnsi="Calibri" w:cs="Calibri"/>
        </w:rPr>
      </w:pPr>
    </w:p>
    <w:p w14:paraId="1B9F31C0" w14:textId="77777777" w:rsidR="009423B9" w:rsidRDefault="009423B9" w:rsidP="00255709">
      <w:pPr>
        <w:rPr>
          <w:ins w:id="340" w:author="Tonka Baša" w:date="2024-10-09T18:18:00Z" w16du:dateUtc="2024-10-09T16:18:00Z"/>
          <w:rFonts w:ascii="Calibri" w:hAnsi="Calibri" w:cs="Calibri"/>
        </w:rPr>
      </w:pPr>
    </w:p>
    <w:p w14:paraId="0300F247" w14:textId="77777777" w:rsidR="009423B9" w:rsidRDefault="009423B9" w:rsidP="00255709">
      <w:pPr>
        <w:rPr>
          <w:ins w:id="341" w:author="Tonka Baša" w:date="2024-10-09T18:18:00Z" w16du:dateUtc="2024-10-09T16:18:00Z"/>
          <w:rFonts w:cs="Calibri"/>
          <w:b/>
          <w:bCs/>
        </w:rPr>
      </w:pPr>
    </w:p>
    <w:p w14:paraId="0D410886" w14:textId="77777777" w:rsidR="00E915BB" w:rsidRPr="00E915BB" w:rsidRDefault="00E915BB">
      <w:pPr>
        <w:rPr>
          <w:ins w:id="342" w:author="Tonka Baša" w:date="2024-10-09T17:59:00Z" w16du:dateUtc="2024-10-09T15:59:00Z"/>
          <w:rFonts w:ascii="Calibri" w:hAnsi="Calibri" w:cs="Calibri"/>
          <w:rPrChange w:id="343" w:author="Tonka Baša" w:date="2024-10-09T17:58:00Z" w16du:dateUtc="2024-10-09T15:58:00Z">
            <w:rPr>
              <w:ins w:id="344" w:author="Tonka Baša" w:date="2024-10-09T17:59:00Z" w16du:dateUtc="2024-10-09T15:59:00Z"/>
              <w:rFonts w:cs="Calibri"/>
              <w:b/>
              <w:bCs/>
            </w:rPr>
          </w:rPrChange>
        </w:rPr>
        <w:pPrChange w:id="345" w:author="Tonka Baša" w:date="2024-10-09T17:58:00Z" w16du:dateUtc="2024-10-09T15:58:00Z">
          <w:pPr>
            <w:pStyle w:val="Odlomakpopisa"/>
            <w:numPr>
              <w:numId w:val="3"/>
            </w:numPr>
            <w:ind w:hanging="360"/>
          </w:pPr>
        </w:pPrChange>
      </w:pPr>
    </w:p>
    <w:p w14:paraId="386FCBBE" w14:textId="77777777" w:rsidR="00255709" w:rsidDel="00E915BB" w:rsidRDefault="00255709" w:rsidP="00255709">
      <w:pPr>
        <w:rPr>
          <w:ins w:id="346" w:author="Željko Ernečić" w:date="2024-10-04T12:55:00Z"/>
          <w:del w:id="347" w:author="Tonka Baša" w:date="2024-10-09T17:59:00Z" w16du:dateUtc="2024-10-09T15:59:00Z"/>
          <w:rFonts w:cs="Calibri"/>
          <w:b/>
          <w:bCs/>
        </w:rPr>
      </w:pPr>
    </w:p>
    <w:p w14:paraId="182C9187" w14:textId="77777777" w:rsidR="00255709" w:rsidDel="00E915BB" w:rsidRDefault="00255709" w:rsidP="00255709">
      <w:pPr>
        <w:rPr>
          <w:ins w:id="348" w:author="Željko Ernečić" w:date="2024-10-04T12:55:00Z"/>
          <w:del w:id="349" w:author="Tonka Baša" w:date="2024-10-09T17:59:00Z" w16du:dateUtc="2024-10-09T15:59:00Z"/>
          <w:rFonts w:cs="Calibri"/>
          <w:b/>
          <w:bCs/>
        </w:rPr>
      </w:pPr>
    </w:p>
    <w:p w14:paraId="16D5034F" w14:textId="77777777" w:rsidR="00255709" w:rsidRDefault="00255709" w:rsidP="00255709">
      <w:pPr>
        <w:rPr>
          <w:ins w:id="350" w:author="Željko Ernečić" w:date="2024-10-04T12:55:00Z"/>
          <w:rFonts w:cs="Calibri"/>
          <w:b/>
          <w:bCs/>
        </w:rPr>
      </w:pPr>
    </w:p>
    <w:p w14:paraId="2C2E5077" w14:textId="28C8ED6D" w:rsidR="00255709" w:rsidRDefault="00255709" w:rsidP="00255709">
      <w:pPr>
        <w:rPr>
          <w:ins w:id="351" w:author="Željko Ernečić" w:date="2024-10-04T12:56:00Z"/>
          <w:rFonts w:cs="Calibri"/>
          <w:b/>
          <w:bCs/>
        </w:rPr>
      </w:pPr>
      <w:ins w:id="352" w:author="Željko Ernečić" w:date="2024-10-04T12:55:00Z">
        <w:r w:rsidRPr="00255709">
          <w:rPr>
            <w:rFonts w:cs="Calibri"/>
            <w:b/>
            <w:bCs/>
          </w:rPr>
          <w:t xml:space="preserve">LCD16x2 I2C </w:t>
        </w:r>
      </w:ins>
      <w:ins w:id="353" w:author="Željko Ernečić" w:date="2024-10-04T12:56:00Z">
        <w:r>
          <w:rPr>
            <w:rFonts w:cs="Calibri"/>
            <w:b/>
            <w:bCs/>
          </w:rPr>
          <w:t>–</w:t>
        </w:r>
      </w:ins>
      <w:ins w:id="354" w:author="Željko Ernečić" w:date="2024-10-04T12:55:00Z">
        <w:r w:rsidRPr="00255709">
          <w:rPr>
            <w:rFonts w:cs="Calibri"/>
            <w:b/>
            <w:bCs/>
          </w:rPr>
          <w:t xml:space="preserve"> </w:t>
        </w:r>
      </w:ins>
      <w:ins w:id="355" w:author="Željko Ernečić" w:date="2024-10-04T12:56:00Z">
        <w:r>
          <w:rPr>
            <w:rFonts w:cs="Calibri"/>
            <w:b/>
            <w:bCs/>
          </w:rPr>
          <w:t xml:space="preserve">DISPLEJ </w:t>
        </w:r>
      </w:ins>
    </w:p>
    <w:p w14:paraId="7959A4B6" w14:textId="3606435B" w:rsidR="00255709" w:rsidRPr="00255709" w:rsidRDefault="00255709" w:rsidP="00255709">
      <w:pPr>
        <w:rPr>
          <w:ins w:id="356" w:author="Željko Ernečić" w:date="2024-10-04T12:54:00Z"/>
          <w:rFonts w:cs="Calibri"/>
          <w:b/>
          <w:bCs/>
          <w:rPrChange w:id="357" w:author="Željko Ernečić" w:date="2024-10-04T12:55:00Z">
            <w:rPr>
              <w:ins w:id="358" w:author="Željko Ernečić" w:date="2024-10-04T12:54:00Z"/>
            </w:rPr>
          </w:rPrChange>
        </w:rPr>
      </w:pPr>
      <w:ins w:id="359" w:author="Željko Ernečić" w:date="2024-10-04T12:56:00Z">
        <w:r>
          <w:rPr>
            <w:rFonts w:cs="Calibri"/>
            <w:b/>
            <w:bCs/>
            <w:noProof/>
          </w:rPr>
          <w:drawing>
            <wp:inline distT="0" distB="0" distL="0" distR="0" wp14:anchorId="2952CDD5" wp14:editId="03A3586F">
              <wp:extent cx="3097922" cy="2066306"/>
              <wp:effectExtent l="0" t="0" r="7620" b="0"/>
              <wp:docPr id="8" name="Slika 8" descr="Slika na kojoj se prikazuje elektronička komponenta, elektronika, Računalna komponenta, komponenta strujnog kruga&#10;&#10;Opis je automatski generira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Slika 8" descr="Slika na kojoj se prikazuje elektronička komponenta, elektronika, Računalna komponenta, komponenta strujnog kruga&#10;&#10;Opis je automatski generiran"/>
                      <pic:cNvPicPr/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06003" cy="2071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CE5973B" w14:textId="1DADB920" w:rsidR="00255709" w:rsidRPr="00255709" w:rsidRDefault="00255709" w:rsidP="00BB532E">
      <w:pPr>
        <w:rPr>
          <w:ins w:id="360" w:author="Željko Ernečić" w:date="2024-10-04T12:57:00Z"/>
          <w:rFonts w:ascii="Source Sans Pro Regular" w:hAnsi="Source Sans Pro Regular"/>
          <w:color w:val="000000" w:themeColor="text1"/>
          <w:rPrChange w:id="361" w:author="Željko Ernečić" w:date="2024-10-04T12:58:00Z">
            <w:rPr>
              <w:ins w:id="362" w:author="Željko Ernečić" w:date="2024-10-04T12:57:00Z"/>
              <w:rFonts w:ascii="Source Sans Pro Regular" w:hAnsi="Source Sans Pro Regular"/>
              <w:color w:val="6D6D6D"/>
            </w:rPr>
          </w:rPrChange>
        </w:rPr>
      </w:pPr>
      <w:ins w:id="363" w:author="Željko Ernečić" w:date="2024-10-04T12:56:00Z">
        <w:r w:rsidRPr="00255709">
          <w:rPr>
            <w:rFonts w:ascii="Source Sans Pro Regular" w:hAnsi="Source Sans Pro Regular"/>
            <w:color w:val="000000" w:themeColor="text1"/>
            <w:rPrChange w:id="364" w:author="Željko Ernečić" w:date="2024-10-04T12:58:00Z">
              <w:rPr>
                <w:rFonts w:ascii="Source Sans Pro Regular" w:hAnsi="Source Sans Pro Regular"/>
                <w:color w:val="6D6D6D"/>
              </w:rPr>
            </w:rPrChange>
          </w:rPr>
          <w:t>LCD ekran s HD44780 kontrolerom omogu</w:t>
        </w:r>
        <w:r w:rsidRPr="00255709">
          <w:rPr>
            <w:rFonts w:ascii="Source Sans Pro Regular" w:hAnsi="Source Sans Pro Regular" w:hint="eastAsia"/>
            <w:color w:val="000000" w:themeColor="text1"/>
            <w:rPrChange w:id="365" w:author="Željko Ernečić" w:date="2024-10-04T12:58:00Z">
              <w:rPr>
                <w:rFonts w:ascii="Source Sans Pro Regular" w:hAnsi="Source Sans Pro Regular" w:hint="eastAsia"/>
                <w:color w:val="6D6D6D"/>
              </w:rPr>
            </w:rPrChange>
          </w:rPr>
          <w:t>ć</w:t>
        </w:r>
        <w:r w:rsidRPr="00255709">
          <w:rPr>
            <w:rFonts w:ascii="Source Sans Pro Regular" w:hAnsi="Source Sans Pro Regular"/>
            <w:color w:val="000000" w:themeColor="text1"/>
            <w:rPrChange w:id="366" w:author="Željko Ernečić" w:date="2024-10-04T12:58:00Z">
              <w:rPr>
                <w:rFonts w:ascii="Source Sans Pro Regular" w:hAnsi="Source Sans Pro Regular"/>
                <w:color w:val="6D6D6D"/>
              </w:rPr>
            </w:rPrChange>
          </w:rPr>
          <w:t>uje prikazivanje teksta, simbola, vrijednosti ili bilo</w:t>
        </w:r>
      </w:ins>
      <w:ins w:id="367" w:author="Željko Ernečić" w:date="2024-10-04T12:57:00Z">
        <w:r w:rsidRPr="00255709">
          <w:rPr>
            <w:rFonts w:ascii="Source Sans Pro Regular" w:hAnsi="Source Sans Pro Regular"/>
            <w:color w:val="000000" w:themeColor="text1"/>
            <w:rPrChange w:id="368" w:author="Željko Ernečić" w:date="2024-10-04T12:58:00Z">
              <w:rPr>
                <w:rFonts w:ascii="Source Sans Pro Regular" w:hAnsi="Source Sans Pro Regular"/>
                <w:color w:val="6D6D6D"/>
              </w:rPr>
            </w:rPrChange>
          </w:rPr>
          <w:t xml:space="preserve"> </w:t>
        </w:r>
      </w:ins>
      <w:ins w:id="369" w:author="Željko Ernečić" w:date="2024-10-04T12:56:00Z">
        <w:r w:rsidRPr="00255709">
          <w:rPr>
            <w:rFonts w:ascii="Source Sans Pro Regular" w:hAnsi="Source Sans Pro Regular" w:hint="eastAsia"/>
            <w:color w:val="000000" w:themeColor="text1"/>
            <w:rPrChange w:id="370" w:author="Željko Ernečić" w:date="2024-10-04T12:58:00Z">
              <w:rPr>
                <w:rFonts w:ascii="Source Sans Pro Regular" w:hAnsi="Source Sans Pro Regular" w:hint="eastAsia"/>
                <w:color w:val="6D6D6D"/>
              </w:rPr>
            </w:rPrChange>
          </w:rPr>
          <w:t>č</w:t>
        </w:r>
        <w:r w:rsidRPr="00255709">
          <w:rPr>
            <w:rFonts w:ascii="Source Sans Pro Regular" w:hAnsi="Source Sans Pro Regular"/>
            <w:color w:val="000000" w:themeColor="text1"/>
            <w:rPrChange w:id="371" w:author="Željko Ernečić" w:date="2024-10-04T12:58:00Z">
              <w:rPr>
                <w:rFonts w:ascii="Source Sans Pro Regular" w:hAnsi="Source Sans Pro Regular"/>
                <w:color w:val="6D6D6D"/>
              </w:rPr>
            </w:rPrChange>
          </w:rPr>
          <w:t xml:space="preserve">ega drugoga </w:t>
        </w:r>
        <w:r w:rsidRPr="00255709">
          <w:rPr>
            <w:rFonts w:ascii="Source Sans Pro Regular" w:hAnsi="Source Sans Pro Regular" w:hint="eastAsia"/>
            <w:color w:val="000000" w:themeColor="text1"/>
            <w:rPrChange w:id="372" w:author="Željko Ernečić" w:date="2024-10-04T12:58:00Z">
              <w:rPr>
                <w:rFonts w:ascii="Source Sans Pro Regular" w:hAnsi="Source Sans Pro Regular" w:hint="eastAsia"/>
                <w:color w:val="6D6D6D"/>
              </w:rPr>
            </w:rPrChange>
          </w:rPr>
          <w:t>š</w:t>
        </w:r>
        <w:r w:rsidRPr="00255709">
          <w:rPr>
            <w:rFonts w:ascii="Source Sans Pro Regular" w:hAnsi="Source Sans Pro Regular"/>
            <w:color w:val="000000" w:themeColor="text1"/>
            <w:rPrChange w:id="373" w:author="Željko Ernečić" w:date="2024-10-04T12:58:00Z">
              <w:rPr>
                <w:rFonts w:ascii="Source Sans Pro Regular" w:hAnsi="Source Sans Pro Regular"/>
                <w:color w:val="6D6D6D"/>
              </w:rPr>
            </w:rPrChange>
          </w:rPr>
          <w:t xml:space="preserve">to dolazi s </w:t>
        </w:r>
      </w:ins>
      <w:ins w:id="374" w:author="Željko Ernečić" w:date="2024-10-04T12:57:00Z">
        <w:r w:rsidRPr="00255709">
          <w:rPr>
            <w:rFonts w:ascii="Source Sans Pro Regular" w:hAnsi="Source Sans Pro Regular"/>
            <w:color w:val="000000" w:themeColor="text1"/>
            <w:rPrChange w:id="375" w:author="Željko Ernečić" w:date="2024-10-04T12:58:00Z">
              <w:rPr>
                <w:rFonts w:ascii="Source Sans Pro Regular" w:hAnsi="Source Sans Pro Regular"/>
                <w:color w:val="6D6D6D"/>
              </w:rPr>
            </w:rPrChange>
          </w:rPr>
          <w:t>mikro kontrolera</w:t>
        </w:r>
      </w:ins>
      <w:ins w:id="376" w:author="Željko Ernečić" w:date="2024-10-04T12:56:00Z">
        <w:r w:rsidRPr="00255709">
          <w:rPr>
            <w:rFonts w:ascii="Source Sans Pro Regular" w:hAnsi="Source Sans Pro Regular"/>
            <w:color w:val="000000" w:themeColor="text1"/>
            <w:rPrChange w:id="377" w:author="Željko Ernečić" w:date="2024-10-04T12:58:00Z">
              <w:rPr>
                <w:rFonts w:ascii="Source Sans Pro Regular" w:hAnsi="Source Sans Pro Regular"/>
                <w:color w:val="6D6D6D"/>
              </w:rPr>
            </w:rPrChange>
          </w:rPr>
          <w:t xml:space="preserve">. Sposoban je pokazati 16 znakova u 2 reda </w:t>
        </w:r>
        <w:r w:rsidRPr="00255709">
          <w:rPr>
            <w:rFonts w:ascii="Source Sans Pro Regular" w:hAnsi="Source Sans Pro Regular"/>
            <w:color w:val="000000" w:themeColor="text1"/>
            <w:rPrChange w:id="378" w:author="Željko Ernečić" w:date="2024-10-04T12:58:00Z">
              <w:rPr>
                <w:rFonts w:ascii="Source Sans Pro Regular" w:hAnsi="Source Sans Pro Regular"/>
                <w:color w:val="6D6D6D"/>
              </w:rPr>
            </w:rPrChange>
          </w:rPr>
          <w:lastRenderedPageBreak/>
          <w:t>te je koristan u mno</w:t>
        </w:r>
        <w:r w:rsidRPr="00255709">
          <w:rPr>
            <w:rFonts w:ascii="Source Sans Pro Regular" w:hAnsi="Source Sans Pro Regular" w:hint="eastAsia"/>
            <w:color w:val="000000" w:themeColor="text1"/>
            <w:rPrChange w:id="379" w:author="Željko Ernečić" w:date="2024-10-04T12:58:00Z">
              <w:rPr>
                <w:rFonts w:ascii="Source Sans Pro Regular" w:hAnsi="Source Sans Pro Regular" w:hint="eastAsia"/>
                <w:color w:val="6D6D6D"/>
              </w:rPr>
            </w:rPrChange>
          </w:rPr>
          <w:t>š</w:t>
        </w:r>
        <w:r w:rsidRPr="00255709">
          <w:rPr>
            <w:rFonts w:ascii="Source Sans Pro Regular" w:hAnsi="Source Sans Pro Regular"/>
            <w:color w:val="000000" w:themeColor="text1"/>
            <w:rPrChange w:id="380" w:author="Željko Ernečić" w:date="2024-10-04T12:58:00Z">
              <w:rPr>
                <w:rFonts w:ascii="Source Sans Pro Regular" w:hAnsi="Source Sans Pro Regular"/>
                <w:color w:val="6D6D6D"/>
              </w:rPr>
            </w:rPrChange>
          </w:rPr>
          <w:t xml:space="preserve">tvu projekata koji trebaju poslati jasno vidljivu i </w:t>
        </w:r>
        <w:r w:rsidRPr="00255709">
          <w:rPr>
            <w:rFonts w:ascii="Source Sans Pro Regular" w:hAnsi="Source Sans Pro Regular" w:hint="eastAsia"/>
            <w:color w:val="000000" w:themeColor="text1"/>
            <w:rPrChange w:id="381" w:author="Željko Ernečić" w:date="2024-10-04T12:58:00Z">
              <w:rPr>
                <w:rFonts w:ascii="Source Sans Pro Regular" w:hAnsi="Source Sans Pro Regular" w:hint="eastAsia"/>
                <w:color w:val="6D6D6D"/>
              </w:rPr>
            </w:rPrChange>
          </w:rPr>
          <w:t>č</w:t>
        </w:r>
        <w:r w:rsidRPr="00255709">
          <w:rPr>
            <w:rFonts w:ascii="Source Sans Pro Regular" w:hAnsi="Source Sans Pro Regular"/>
            <w:color w:val="000000" w:themeColor="text1"/>
            <w:rPrChange w:id="382" w:author="Željko Ernečić" w:date="2024-10-04T12:58:00Z">
              <w:rPr>
                <w:rFonts w:ascii="Source Sans Pro Regular" w:hAnsi="Source Sans Pro Regular"/>
                <w:color w:val="6D6D6D"/>
              </w:rPr>
            </w:rPrChange>
          </w:rPr>
          <w:t>itku izlaznu informaciju.</w:t>
        </w:r>
        <w:r w:rsidRPr="00255709">
          <w:rPr>
            <w:rFonts w:ascii="Source Sans Pro Regular" w:hAnsi="Source Sans Pro Regular" w:hint="eastAsia"/>
            <w:color w:val="000000" w:themeColor="text1"/>
            <w:rPrChange w:id="383" w:author="Željko Ernečić" w:date="2024-10-04T12:58:00Z">
              <w:rPr>
                <w:rFonts w:ascii="Source Sans Pro Regular" w:hAnsi="Source Sans Pro Regular" w:hint="eastAsia"/>
                <w:color w:val="6D6D6D"/>
              </w:rPr>
            </w:rPrChange>
          </w:rPr>
          <w:t> </w:t>
        </w:r>
        <w:r w:rsidRPr="00255709">
          <w:rPr>
            <w:rFonts w:ascii="Source Sans Pro Regular" w:hAnsi="Source Sans Pro Regular"/>
            <w:color w:val="000000" w:themeColor="text1"/>
            <w:rPrChange w:id="384" w:author="Željko Ernečić" w:date="2024-10-04T12:58:00Z">
              <w:rPr>
                <w:rFonts w:ascii="Source Sans Pro Regular" w:hAnsi="Source Sans Pro Regular"/>
                <w:color w:val="6D6D6D"/>
              </w:rPr>
            </w:rPrChange>
          </w:rPr>
          <w:t>Na</w:t>
        </w:r>
        <w:r w:rsidRPr="00255709">
          <w:rPr>
            <w:rFonts w:ascii="Source Sans Pro Regular" w:hAnsi="Source Sans Pro Regular" w:hint="eastAsia"/>
            <w:color w:val="000000" w:themeColor="text1"/>
            <w:rPrChange w:id="385" w:author="Željko Ernečić" w:date="2024-10-04T12:58:00Z">
              <w:rPr>
                <w:rFonts w:ascii="Source Sans Pro Regular" w:hAnsi="Source Sans Pro Regular" w:hint="eastAsia"/>
                <w:color w:val="6D6D6D"/>
              </w:rPr>
            </w:rPrChange>
          </w:rPr>
          <w:t>š</w:t>
        </w:r>
        <w:r w:rsidRPr="00255709">
          <w:rPr>
            <w:rFonts w:ascii="Source Sans Pro Regular" w:hAnsi="Source Sans Pro Regular"/>
            <w:color w:val="000000" w:themeColor="text1"/>
            <w:rPrChange w:id="386" w:author="Željko Ernečić" w:date="2024-10-04T12:58:00Z">
              <w:rPr>
                <w:rFonts w:ascii="Source Sans Pro Regular" w:hAnsi="Source Sans Pro Regular"/>
                <w:color w:val="6D6D6D"/>
              </w:rPr>
            </w:rPrChange>
          </w:rPr>
          <w:t xml:space="preserve"> led </w:t>
        </w:r>
      </w:ins>
      <w:ins w:id="387" w:author="Željko Ernečić" w:date="2024-10-04T12:57:00Z">
        <w:r w:rsidRPr="00255709">
          <w:rPr>
            <w:rFonts w:ascii="Source Sans Pro Regular" w:hAnsi="Source Sans Pro Regular"/>
            <w:color w:val="000000" w:themeColor="text1"/>
            <w:rPrChange w:id="388" w:author="Željko Ernečić" w:date="2024-10-04T12:58:00Z">
              <w:rPr>
                <w:rFonts w:ascii="Source Sans Pro Regular" w:hAnsi="Source Sans Pro Regular"/>
                <w:color w:val="6D6D6D"/>
              </w:rPr>
            </w:rPrChange>
          </w:rPr>
          <w:t>displej</w:t>
        </w:r>
      </w:ins>
      <w:ins w:id="389" w:author="Željko Ernečić" w:date="2024-10-04T12:56:00Z">
        <w:r w:rsidRPr="00255709">
          <w:rPr>
            <w:rFonts w:ascii="Source Sans Pro Regular" w:hAnsi="Source Sans Pro Regular"/>
            <w:color w:val="000000" w:themeColor="text1"/>
            <w:rPrChange w:id="390" w:author="Željko Ernečić" w:date="2024-10-04T12:58:00Z">
              <w:rPr>
                <w:rFonts w:ascii="Source Sans Pro Regular" w:hAnsi="Source Sans Pro Regular"/>
                <w:color w:val="6D6D6D"/>
              </w:rPr>
            </w:rPrChange>
          </w:rPr>
          <w:t xml:space="preserve"> se nalazi na vrhu </w:t>
        </w:r>
      </w:ins>
      <w:ins w:id="391" w:author="Željko Ernečić" w:date="2024-10-04T12:57:00Z">
        <w:r w:rsidRPr="00255709">
          <w:rPr>
            <w:rFonts w:ascii="Source Sans Pro Regular" w:hAnsi="Source Sans Pro Regular"/>
            <w:color w:val="000000" w:themeColor="text1"/>
            <w:rPrChange w:id="392" w:author="Željko Ernečić" w:date="2024-10-04T12:58:00Z">
              <w:rPr>
                <w:rFonts w:ascii="Source Sans Pro Regular" w:hAnsi="Source Sans Pro Regular"/>
                <w:color w:val="6D6D6D"/>
              </w:rPr>
            </w:rPrChange>
          </w:rPr>
          <w:t>robota.</w:t>
        </w:r>
      </w:ins>
    </w:p>
    <w:p w14:paraId="048058EA" w14:textId="6EDF3DF7" w:rsidR="00E915BB" w:rsidRPr="00DA5487" w:rsidRDefault="00720F85" w:rsidP="00BB532E">
      <w:pPr>
        <w:rPr>
          <w:ins w:id="393" w:author="Tonka Baša" w:date="2024-10-09T17:54:00Z" w16du:dateUtc="2024-10-09T15:54:00Z"/>
          <w:rFonts w:ascii="Calibri" w:hAnsi="Calibri" w:cs="Calibri"/>
          <w:rPrChange w:id="394" w:author="Tonka Baša" w:date="2024-10-09T18:22:00Z" w16du:dateUtc="2024-10-09T16:22:00Z">
            <w:rPr>
              <w:ins w:id="395" w:author="Tonka Baša" w:date="2024-10-09T17:54:00Z" w16du:dateUtc="2024-10-09T15:54:00Z"/>
              <w:rFonts w:cs="Calibri"/>
              <w:b/>
              <w:bCs/>
            </w:rPr>
          </w:rPrChange>
        </w:rPr>
      </w:pPr>
      <w:ins w:id="396" w:author="Tonka Baša" w:date="2024-10-09T18:21:00Z" w16du:dateUtc="2024-10-09T16:21:00Z">
        <w:r w:rsidRPr="00DA5487">
          <w:rPr>
            <w:rFonts w:ascii="Calibri" w:hAnsi="Calibri" w:cs="Calibri"/>
            <w:rPrChange w:id="397" w:author="Tonka Baša" w:date="2024-10-09T18:22:00Z" w16du:dateUtc="2024-10-09T16:22:00Z">
              <w:rPr>
                <w:rFonts w:cs="Calibri"/>
                <w:b/>
                <w:bCs/>
              </w:rPr>
            </w:rPrChange>
          </w:rPr>
          <w:t>Našeg robota napajaju dvij</w:t>
        </w:r>
      </w:ins>
      <w:ins w:id="398" w:author="Tonka Baša" w:date="2024-10-09T18:22:00Z" w16du:dateUtc="2024-10-09T16:22:00Z">
        <w:r w:rsidRPr="00DA5487">
          <w:rPr>
            <w:rFonts w:ascii="Calibri" w:hAnsi="Calibri" w:cs="Calibri"/>
            <w:rPrChange w:id="399" w:author="Tonka Baša" w:date="2024-10-09T18:22:00Z" w16du:dateUtc="2024-10-09T16:22:00Z">
              <w:rPr>
                <w:rFonts w:cs="Calibri"/>
                <w:b/>
                <w:bCs/>
              </w:rPr>
            </w:rPrChange>
          </w:rPr>
          <w:t xml:space="preserve">e </w:t>
        </w:r>
        <w:r w:rsidR="00DA5487" w:rsidRPr="00DA5487">
          <w:rPr>
            <w:rFonts w:ascii="Calibri" w:hAnsi="Calibri" w:cs="Calibri"/>
            <w:rPrChange w:id="400" w:author="Tonka Baša" w:date="2024-10-09T18:22:00Z" w16du:dateUtc="2024-10-09T16:22:00Z">
              <w:rPr>
                <w:rFonts w:cs="Calibri"/>
                <w:b/>
                <w:bCs/>
              </w:rPr>
            </w:rPrChange>
          </w:rPr>
          <w:t>18650 litijske baterije</w:t>
        </w:r>
      </w:ins>
      <w:ins w:id="401" w:author="Tonka Baša" w:date="2024-10-10T11:29:00Z" w16du:dateUtc="2024-10-10T09:29:00Z">
        <w:r w:rsidR="00E5075C">
          <w:rPr>
            <w:rFonts w:ascii="Calibri" w:hAnsi="Calibri" w:cs="Calibri"/>
          </w:rPr>
          <w:t xml:space="preserve">. </w:t>
        </w:r>
      </w:ins>
      <w:ins w:id="402" w:author="Tonka Baša" w:date="2024-10-10T11:32:00Z" w16du:dateUtc="2024-10-10T09:32:00Z">
        <w:r w:rsidR="00776AE4">
          <w:rPr>
            <w:rFonts w:ascii="Calibri" w:hAnsi="Calibri" w:cs="Calibri"/>
          </w:rPr>
          <w:t>5</w:t>
        </w:r>
      </w:ins>
    </w:p>
    <w:p w14:paraId="1ED4D461" w14:textId="77777777" w:rsidR="00E915BB" w:rsidRDefault="00E915BB" w:rsidP="00BB532E">
      <w:pPr>
        <w:rPr>
          <w:ins w:id="403" w:author="Tonka Baša" w:date="2024-10-09T17:54:00Z" w16du:dateUtc="2024-10-09T15:54:00Z"/>
          <w:rFonts w:cs="Calibri"/>
          <w:b/>
          <w:bCs/>
        </w:rPr>
      </w:pPr>
    </w:p>
    <w:p w14:paraId="34925595" w14:textId="77777777" w:rsidR="00E915BB" w:rsidRDefault="00E915BB" w:rsidP="00BB532E">
      <w:pPr>
        <w:rPr>
          <w:ins w:id="404" w:author="Tonka Baša" w:date="2024-10-09T17:54:00Z" w16du:dateUtc="2024-10-09T15:54:00Z"/>
          <w:rFonts w:cs="Calibri"/>
          <w:b/>
          <w:bCs/>
        </w:rPr>
      </w:pPr>
    </w:p>
    <w:p w14:paraId="51874672" w14:textId="77777777" w:rsidR="00E915BB" w:rsidRDefault="00E915BB" w:rsidP="00BB532E">
      <w:pPr>
        <w:rPr>
          <w:ins w:id="405" w:author="Tonka Baša" w:date="2024-10-13T17:54:00Z" w16du:dateUtc="2024-10-13T15:54:00Z"/>
          <w:rFonts w:cs="Calibri"/>
          <w:b/>
          <w:bCs/>
        </w:rPr>
      </w:pPr>
    </w:p>
    <w:p w14:paraId="6EC983B7" w14:textId="77777777" w:rsidR="005D1AF9" w:rsidRDefault="005D1AF9" w:rsidP="00BB532E">
      <w:pPr>
        <w:rPr>
          <w:ins w:id="406" w:author="Tonka Baša" w:date="2024-10-13T17:54:00Z" w16du:dateUtc="2024-10-13T15:54:00Z"/>
          <w:rFonts w:cs="Calibri"/>
          <w:b/>
          <w:bCs/>
        </w:rPr>
      </w:pPr>
    </w:p>
    <w:p w14:paraId="63BDD51D" w14:textId="77777777" w:rsidR="005D1AF9" w:rsidRDefault="005D1AF9" w:rsidP="00BB532E">
      <w:pPr>
        <w:rPr>
          <w:ins w:id="407" w:author="Tonka Baša" w:date="2024-10-13T17:54:00Z" w16du:dateUtc="2024-10-13T15:54:00Z"/>
          <w:rFonts w:cs="Calibri"/>
          <w:b/>
          <w:bCs/>
        </w:rPr>
      </w:pPr>
    </w:p>
    <w:p w14:paraId="41D90DC0" w14:textId="77777777" w:rsidR="005D1AF9" w:rsidRDefault="005D1AF9" w:rsidP="00BB532E">
      <w:pPr>
        <w:rPr>
          <w:ins w:id="408" w:author="Tonka Baša" w:date="2024-10-13T17:54:00Z" w16du:dateUtc="2024-10-13T15:54:00Z"/>
          <w:rFonts w:cs="Calibri"/>
          <w:b/>
          <w:bCs/>
        </w:rPr>
      </w:pPr>
    </w:p>
    <w:p w14:paraId="0806249D" w14:textId="77777777" w:rsidR="005D1AF9" w:rsidRDefault="005D1AF9" w:rsidP="00BB532E">
      <w:pPr>
        <w:rPr>
          <w:ins w:id="409" w:author="Tonka Baša" w:date="2024-10-13T17:54:00Z" w16du:dateUtc="2024-10-13T15:54:00Z"/>
          <w:rFonts w:cs="Calibri"/>
          <w:b/>
          <w:bCs/>
        </w:rPr>
      </w:pPr>
    </w:p>
    <w:p w14:paraId="3C08F4BB" w14:textId="77777777" w:rsidR="005D1AF9" w:rsidRDefault="005D1AF9" w:rsidP="00BB532E">
      <w:pPr>
        <w:rPr>
          <w:ins w:id="410" w:author="Tonka Baša" w:date="2024-10-13T17:54:00Z" w16du:dateUtc="2024-10-13T15:54:00Z"/>
          <w:rFonts w:cs="Calibri"/>
          <w:b/>
          <w:bCs/>
        </w:rPr>
      </w:pPr>
    </w:p>
    <w:p w14:paraId="53A0432B" w14:textId="77777777" w:rsidR="005D1AF9" w:rsidRDefault="005D1AF9" w:rsidP="00BB532E">
      <w:pPr>
        <w:rPr>
          <w:ins w:id="411" w:author="Tonka Baša" w:date="2024-10-13T17:54:00Z" w16du:dateUtc="2024-10-13T15:54:00Z"/>
          <w:rFonts w:cs="Calibri"/>
          <w:b/>
          <w:bCs/>
        </w:rPr>
      </w:pPr>
    </w:p>
    <w:p w14:paraId="5465CC3A" w14:textId="77777777" w:rsidR="005D1AF9" w:rsidRDefault="005D1AF9" w:rsidP="00BB532E">
      <w:pPr>
        <w:rPr>
          <w:ins w:id="412" w:author="Tonka Baša" w:date="2024-10-13T17:54:00Z" w16du:dateUtc="2024-10-13T15:54:00Z"/>
          <w:rFonts w:cs="Calibri"/>
          <w:b/>
          <w:bCs/>
        </w:rPr>
      </w:pPr>
    </w:p>
    <w:p w14:paraId="63627040" w14:textId="77777777" w:rsidR="005D1AF9" w:rsidRDefault="005D1AF9" w:rsidP="00BB532E">
      <w:pPr>
        <w:rPr>
          <w:ins w:id="413" w:author="Tonka Baša" w:date="2024-10-13T17:54:00Z" w16du:dateUtc="2024-10-13T15:54:00Z"/>
          <w:rFonts w:cs="Calibri"/>
          <w:b/>
          <w:bCs/>
        </w:rPr>
      </w:pPr>
    </w:p>
    <w:p w14:paraId="3875EBA6" w14:textId="77777777" w:rsidR="005D1AF9" w:rsidRDefault="005D1AF9" w:rsidP="00BB532E">
      <w:pPr>
        <w:rPr>
          <w:ins w:id="414" w:author="Tonka Baša" w:date="2024-10-13T17:54:00Z" w16du:dateUtc="2024-10-13T15:54:00Z"/>
          <w:rFonts w:cs="Calibri"/>
          <w:b/>
          <w:bCs/>
        </w:rPr>
      </w:pPr>
    </w:p>
    <w:p w14:paraId="64C76C35" w14:textId="77777777" w:rsidR="005D1AF9" w:rsidRDefault="005D1AF9" w:rsidP="00BB532E">
      <w:pPr>
        <w:rPr>
          <w:ins w:id="415" w:author="Tonka Baša" w:date="2024-10-13T17:54:00Z" w16du:dateUtc="2024-10-13T15:54:00Z"/>
          <w:rFonts w:cs="Calibri"/>
          <w:b/>
          <w:bCs/>
        </w:rPr>
      </w:pPr>
    </w:p>
    <w:p w14:paraId="23F46D6E" w14:textId="77777777" w:rsidR="005D1AF9" w:rsidRDefault="005D1AF9" w:rsidP="00BB532E">
      <w:pPr>
        <w:rPr>
          <w:ins w:id="416" w:author="Tonka Baša" w:date="2024-10-09T17:54:00Z" w16du:dateUtc="2024-10-09T15:54:00Z"/>
          <w:rFonts w:cs="Calibri"/>
          <w:b/>
          <w:bCs/>
        </w:rPr>
      </w:pPr>
    </w:p>
    <w:p w14:paraId="791D96FE" w14:textId="77777777" w:rsidR="00E915BB" w:rsidRPr="00255709" w:rsidDel="00E915BB" w:rsidRDefault="00E915BB" w:rsidP="00BB532E">
      <w:pPr>
        <w:rPr>
          <w:ins w:id="417" w:author="Željko Ernečić" w:date="2024-10-04T12:46:00Z"/>
          <w:del w:id="418" w:author="Tonka Baša" w:date="2024-10-09T17:59:00Z" w16du:dateUtc="2024-10-09T15:59:00Z"/>
          <w:rFonts w:cs="Calibri"/>
          <w:b/>
          <w:bCs/>
          <w:rPrChange w:id="419" w:author="Željko Ernečić" w:date="2024-10-04T12:54:00Z">
            <w:rPr>
              <w:ins w:id="420" w:author="Željko Ernečić" w:date="2024-10-04T12:46:00Z"/>
              <w:del w:id="421" w:author="Tonka Baša" w:date="2024-10-09T17:59:00Z" w16du:dateUtc="2024-10-09T15:59:00Z"/>
              <w:rFonts w:ascii="Calibri" w:hAnsi="Calibri" w:cs="Calibri"/>
            </w:rPr>
          </w:rPrChange>
        </w:rPr>
      </w:pPr>
    </w:p>
    <w:p w14:paraId="483331BE" w14:textId="77777777" w:rsidR="0024697A" w:rsidRPr="0024697A" w:rsidDel="00E915BB" w:rsidRDefault="0024697A" w:rsidP="00BB532E">
      <w:pPr>
        <w:rPr>
          <w:ins w:id="422" w:author="Željko Ernečić" w:date="2024-10-04T12:39:00Z"/>
          <w:del w:id="423" w:author="Tonka Baša" w:date="2024-10-09T17:59:00Z" w16du:dateUtc="2024-10-09T15:59:00Z"/>
          <w:rFonts w:ascii="Calibri" w:hAnsi="Calibri" w:cs="Calibri"/>
        </w:rPr>
      </w:pPr>
    </w:p>
    <w:p w14:paraId="0648BC0F" w14:textId="62E246E3" w:rsidR="00BB532E" w:rsidRPr="00BB532E" w:rsidRDefault="00BB532E">
      <w:pPr>
        <w:rPr>
          <w:rFonts w:ascii="Calibri" w:hAnsi="Calibri" w:cs="Calibri"/>
          <w:rPrChange w:id="424" w:author="Željko Ernečić" w:date="2024-10-04T12:38:00Z">
            <w:rPr/>
          </w:rPrChange>
        </w:rPr>
        <w:pPrChange w:id="425" w:author="Željko Ernečić" w:date="2024-10-04T12:37:00Z">
          <w:pPr>
            <w:pStyle w:val="Odlomakpopisa"/>
          </w:pPr>
        </w:pPrChange>
      </w:pPr>
    </w:p>
    <w:p w14:paraId="2860E8F5" w14:textId="705CBE8F" w:rsidR="003C5342" w:rsidRDefault="003C5342">
      <w:pPr>
        <w:pStyle w:val="Odlomakpopisa"/>
        <w:numPr>
          <w:ilvl w:val="0"/>
          <w:numId w:val="7"/>
        </w:numPr>
        <w:rPr>
          <w:b/>
          <w:bCs/>
          <w:sz w:val="28"/>
          <w:szCs w:val="28"/>
        </w:rPr>
        <w:pPrChange w:id="426" w:author="Tonka Baša" w:date="2024-10-09T17:36:00Z" w16du:dateUtc="2024-10-09T15:36:00Z">
          <w:pPr>
            <w:pStyle w:val="Odlomakpopisa"/>
            <w:numPr>
              <w:numId w:val="2"/>
            </w:numPr>
            <w:ind w:hanging="360"/>
          </w:pPr>
        </w:pPrChange>
      </w:pPr>
      <w:r>
        <w:rPr>
          <w:b/>
          <w:bCs/>
          <w:sz w:val="28"/>
          <w:szCs w:val="28"/>
        </w:rPr>
        <w:t>Električne sheme</w:t>
      </w:r>
    </w:p>
    <w:p w14:paraId="0A96E116" w14:textId="77777777" w:rsidR="003C5342" w:rsidRDefault="003C5342" w:rsidP="003C5342">
      <w:pPr>
        <w:pStyle w:val="Odlomakpopisa"/>
        <w:rPr>
          <w:ins w:id="427" w:author="Tonka Baša" w:date="2024-10-09T17:55:00Z" w16du:dateUtc="2024-10-09T15:55:00Z"/>
          <w:b/>
          <w:bCs/>
          <w:sz w:val="28"/>
          <w:szCs w:val="28"/>
        </w:rPr>
      </w:pPr>
    </w:p>
    <w:p w14:paraId="6EAD0D7D" w14:textId="63176A45" w:rsidR="00E915BB" w:rsidRDefault="00E915BB" w:rsidP="003C5342">
      <w:pPr>
        <w:pStyle w:val="Odlomakpopisa"/>
        <w:rPr>
          <w:ins w:id="428" w:author="Tonka Baša" w:date="2024-10-09T18:09:00Z" w16du:dateUtc="2024-10-09T16:09:00Z"/>
          <w:b/>
          <w:bCs/>
          <w:sz w:val="28"/>
          <w:szCs w:val="28"/>
        </w:rPr>
      </w:pPr>
    </w:p>
    <w:p w14:paraId="62BEB4A4" w14:textId="2CAAF425" w:rsidR="00462101" w:rsidRDefault="005D1AF9" w:rsidP="003C5342">
      <w:pPr>
        <w:pStyle w:val="Odlomakpopisa"/>
        <w:rPr>
          <w:ins w:id="429" w:author="Tonka Baša" w:date="2024-10-09T17:55:00Z" w16du:dateUtc="2024-10-09T15:55:00Z"/>
          <w:b/>
          <w:bCs/>
          <w:sz w:val="28"/>
          <w:szCs w:val="28"/>
        </w:rPr>
      </w:pPr>
      <w:ins w:id="430" w:author="Tonka Baša" w:date="2024-10-13T17:54:00Z" w16du:dateUtc="2024-10-13T15:54:00Z">
        <w:r w:rsidRPr="005D1AF9">
          <w:rPr>
            <w:b/>
            <w:bCs/>
            <w:sz w:val="28"/>
            <w:szCs w:val="28"/>
          </w:rPr>
          <w:drawing>
            <wp:inline distT="0" distB="0" distL="0" distR="0" wp14:anchorId="3564F2E1" wp14:editId="4882A618">
              <wp:extent cx="5760720" cy="4318635"/>
              <wp:effectExtent l="0" t="0" r="0" b="5715"/>
              <wp:docPr id="765318198" name="Slika 1" descr="Slika na kojoj se prikazuje tekst, dijagram, Plan, snimka zaslona&#10;&#10;Opis je automatski generira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65318198" name="Slika 1" descr="Slika na kojoj se prikazuje tekst, dijagram, Plan, snimka zaslona&#10;&#10;Opis je automatski generiran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4318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E2AFBE4" w14:textId="77777777" w:rsidR="00E915BB" w:rsidRDefault="00E915BB" w:rsidP="003C5342">
      <w:pPr>
        <w:pStyle w:val="Odlomakpopisa"/>
        <w:rPr>
          <w:ins w:id="431" w:author="Tonka Baša" w:date="2024-10-13T17:54:00Z" w16du:dateUtc="2024-10-13T15:54:00Z"/>
          <w:b/>
          <w:bCs/>
          <w:sz w:val="28"/>
          <w:szCs w:val="28"/>
        </w:rPr>
      </w:pPr>
    </w:p>
    <w:p w14:paraId="20144C5F" w14:textId="77777777" w:rsidR="005D1AF9" w:rsidRDefault="005D1AF9" w:rsidP="003C5342">
      <w:pPr>
        <w:pStyle w:val="Odlomakpopisa"/>
        <w:rPr>
          <w:ins w:id="432" w:author="Tonka Baša" w:date="2024-10-13T17:54:00Z" w16du:dateUtc="2024-10-13T15:54:00Z"/>
          <w:b/>
          <w:bCs/>
          <w:sz w:val="28"/>
          <w:szCs w:val="28"/>
        </w:rPr>
      </w:pPr>
    </w:p>
    <w:p w14:paraId="1C15D7F4" w14:textId="7879289B" w:rsidR="005D1AF9" w:rsidRDefault="00F63553" w:rsidP="003C5342">
      <w:pPr>
        <w:pStyle w:val="Odlomakpopisa"/>
        <w:rPr>
          <w:ins w:id="433" w:author="Tonka Baša" w:date="2024-10-09T17:55:00Z" w16du:dateUtc="2024-10-09T15:55:00Z"/>
          <w:b/>
          <w:bCs/>
          <w:sz w:val="28"/>
          <w:szCs w:val="28"/>
        </w:rPr>
      </w:pPr>
      <w:ins w:id="434" w:author="Tonka Baša" w:date="2024-10-13T17:55:00Z" w16du:dateUtc="2024-10-13T15:55:00Z">
        <w:r w:rsidRPr="00F63553">
          <w:rPr>
            <w:b/>
            <w:bCs/>
            <w:sz w:val="28"/>
            <w:szCs w:val="28"/>
          </w:rPr>
          <w:drawing>
            <wp:inline distT="0" distB="0" distL="0" distR="0" wp14:anchorId="5B17C25C" wp14:editId="184C3A3E">
              <wp:extent cx="5571467" cy="4203166"/>
              <wp:effectExtent l="0" t="0" r="0" b="6985"/>
              <wp:docPr id="2077732419" name="Slika 1" descr="Slika na kojoj se prikazuje tekst, dijagram, Plan, tehničko crtanje&#10;&#10;Opis je automatski generira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77732419" name="Slika 1" descr="Slika na kojoj se prikazuje tekst, dijagram, Plan, tehničko crtanje&#10;&#10;Opis je automatski generiran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9307" cy="4216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66680B3" w14:textId="77777777" w:rsidR="00E915BB" w:rsidRDefault="00E915BB" w:rsidP="003C5342">
      <w:pPr>
        <w:pStyle w:val="Odlomakpopisa"/>
        <w:rPr>
          <w:b/>
          <w:bCs/>
          <w:sz w:val="28"/>
          <w:szCs w:val="28"/>
        </w:rPr>
      </w:pPr>
    </w:p>
    <w:p w14:paraId="522FA22D" w14:textId="77777777" w:rsidR="003C5342" w:rsidRDefault="003C5342" w:rsidP="003C5342">
      <w:pPr>
        <w:pStyle w:val="Odlomakpopisa"/>
        <w:rPr>
          <w:ins w:id="435" w:author="Tonka Baša" w:date="2024-10-10T11:29:00Z" w16du:dateUtc="2024-10-10T09:29:00Z"/>
          <w:b/>
          <w:bCs/>
          <w:sz w:val="28"/>
          <w:szCs w:val="28"/>
        </w:rPr>
      </w:pPr>
    </w:p>
    <w:p w14:paraId="4DF1E213" w14:textId="77777777" w:rsidR="00E5075C" w:rsidRDefault="00E5075C" w:rsidP="003C5342">
      <w:pPr>
        <w:pStyle w:val="Odlomakpopisa"/>
        <w:rPr>
          <w:ins w:id="436" w:author="Tonka Baša" w:date="2024-10-10T11:29:00Z" w16du:dateUtc="2024-10-10T09:29:00Z"/>
          <w:b/>
          <w:bCs/>
          <w:sz w:val="28"/>
          <w:szCs w:val="28"/>
        </w:rPr>
      </w:pPr>
    </w:p>
    <w:p w14:paraId="5A911301" w14:textId="6BB3F6D8" w:rsidR="00E5075C" w:rsidRPr="00F63553" w:rsidRDefault="00F63553" w:rsidP="003C5342">
      <w:pPr>
        <w:pStyle w:val="Odlomakpopisa"/>
        <w:rPr>
          <w:ins w:id="437" w:author="Tonka Baša" w:date="2024-10-10T11:29:00Z" w16du:dateUtc="2024-10-10T09:29:00Z"/>
          <w:rFonts w:ascii="Calibri" w:hAnsi="Calibri" w:cs="Calibri"/>
          <w:rPrChange w:id="438" w:author="Tonka Baša" w:date="2024-10-13T17:56:00Z" w16du:dateUtc="2024-10-13T15:56:00Z">
            <w:rPr>
              <w:ins w:id="439" w:author="Tonka Baša" w:date="2024-10-10T11:29:00Z" w16du:dateUtc="2024-10-10T09:29:00Z"/>
              <w:b/>
              <w:bCs/>
              <w:sz w:val="28"/>
              <w:szCs w:val="28"/>
            </w:rPr>
          </w:rPrChange>
        </w:rPr>
      </w:pPr>
      <w:ins w:id="440" w:author="Tonka Baša" w:date="2024-10-13T17:55:00Z" w16du:dateUtc="2024-10-13T15:55:00Z">
        <w:r w:rsidRPr="00F63553">
          <w:rPr>
            <w:rFonts w:ascii="Calibri" w:hAnsi="Calibri" w:cs="Calibri"/>
            <w:rPrChange w:id="441" w:author="Tonka Baša" w:date="2024-10-13T17:56:00Z" w16du:dateUtc="2024-10-13T15:56:00Z">
              <w:rPr>
                <w:b/>
                <w:bCs/>
                <w:sz w:val="28"/>
                <w:szCs w:val="28"/>
              </w:rPr>
            </w:rPrChange>
          </w:rPr>
          <w:t>Shema za spajanje komponenti</w:t>
        </w:r>
      </w:ins>
    </w:p>
    <w:p w14:paraId="311BA951" w14:textId="77777777" w:rsidR="00E5075C" w:rsidRDefault="00E5075C" w:rsidP="003C5342">
      <w:pPr>
        <w:pStyle w:val="Odlomakpopisa"/>
        <w:rPr>
          <w:ins w:id="442" w:author="Tonka Baša" w:date="2024-10-10T11:29:00Z" w16du:dateUtc="2024-10-10T09:29:00Z"/>
          <w:b/>
          <w:bCs/>
          <w:sz w:val="28"/>
          <w:szCs w:val="28"/>
        </w:rPr>
      </w:pPr>
    </w:p>
    <w:p w14:paraId="45DD857B" w14:textId="77777777" w:rsidR="00E5075C" w:rsidRDefault="00E5075C" w:rsidP="003C5342">
      <w:pPr>
        <w:pStyle w:val="Odlomakpopisa"/>
        <w:rPr>
          <w:ins w:id="443" w:author="Tonka Baša" w:date="2024-10-10T11:33:00Z" w16du:dateUtc="2024-10-10T09:33:00Z"/>
          <w:b/>
          <w:bCs/>
          <w:sz w:val="28"/>
          <w:szCs w:val="28"/>
        </w:rPr>
      </w:pPr>
    </w:p>
    <w:p w14:paraId="3E04B7D5" w14:textId="77777777" w:rsidR="002C4069" w:rsidRDefault="002C4069" w:rsidP="003C5342">
      <w:pPr>
        <w:pStyle w:val="Odlomakpopisa"/>
        <w:rPr>
          <w:ins w:id="444" w:author="Tonka Baša" w:date="2024-10-10T11:33:00Z" w16du:dateUtc="2024-10-10T09:33:00Z"/>
          <w:b/>
          <w:bCs/>
          <w:sz w:val="28"/>
          <w:szCs w:val="28"/>
        </w:rPr>
      </w:pPr>
    </w:p>
    <w:p w14:paraId="388CFFB1" w14:textId="77777777" w:rsidR="002C4069" w:rsidRDefault="002C4069" w:rsidP="003C5342">
      <w:pPr>
        <w:pStyle w:val="Odlomakpopisa"/>
        <w:rPr>
          <w:ins w:id="445" w:author="Tonka Baša" w:date="2024-10-10T11:29:00Z" w16du:dateUtc="2024-10-10T09:29:00Z"/>
          <w:b/>
          <w:bCs/>
          <w:sz w:val="28"/>
          <w:szCs w:val="28"/>
        </w:rPr>
      </w:pPr>
    </w:p>
    <w:p w14:paraId="0C59CC26" w14:textId="77777777" w:rsidR="00E5075C" w:rsidRPr="003C5342" w:rsidRDefault="00E5075C" w:rsidP="003C5342">
      <w:pPr>
        <w:pStyle w:val="Odlomakpopisa"/>
        <w:rPr>
          <w:b/>
          <w:bCs/>
          <w:sz w:val="28"/>
          <w:szCs w:val="28"/>
        </w:rPr>
      </w:pPr>
    </w:p>
    <w:p w14:paraId="04E61A98" w14:textId="78C51BA8" w:rsidR="003C5342" w:rsidRDefault="003C5342">
      <w:pPr>
        <w:pStyle w:val="Odlomakpopisa"/>
        <w:numPr>
          <w:ilvl w:val="0"/>
          <w:numId w:val="7"/>
        </w:numPr>
        <w:rPr>
          <w:ins w:id="446" w:author="Tonka Baša" w:date="2024-10-10T11:44:00Z" w16du:dateUtc="2024-10-10T09:44:00Z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Programski kod </w:t>
      </w:r>
    </w:p>
    <w:p w14:paraId="60D6DAAA" w14:textId="77777777" w:rsidR="00D36BA5" w:rsidRPr="006A4928" w:rsidRDefault="00D36BA5" w:rsidP="00D36BA5">
      <w:pPr>
        <w:rPr>
          <w:ins w:id="447" w:author="Tonka Baša" w:date="2024-10-10T11:44:00Z" w16du:dateUtc="2024-10-10T09:44:00Z"/>
          <w:rFonts w:ascii="Calibri" w:hAnsi="Calibri" w:cs="Calibri"/>
          <w:rPrChange w:id="448" w:author="Tonka Baša" w:date="2024-10-10T11:46:00Z" w16du:dateUtc="2024-10-10T09:46:00Z">
            <w:rPr>
              <w:ins w:id="449" w:author="Tonka Baša" w:date="2024-10-10T11:44:00Z" w16du:dateUtc="2024-10-10T09:44:00Z"/>
              <w:b/>
              <w:bCs/>
              <w:sz w:val="28"/>
              <w:szCs w:val="28"/>
            </w:rPr>
          </w:rPrChange>
        </w:rPr>
      </w:pPr>
    </w:p>
    <w:p w14:paraId="370CE7C7" w14:textId="3E5130F3" w:rsidR="00D36BA5" w:rsidRPr="006A4928" w:rsidRDefault="00D36BA5" w:rsidP="00D36BA5">
      <w:pPr>
        <w:rPr>
          <w:ins w:id="450" w:author="Tonka Baša" w:date="2024-10-10T11:44:00Z" w16du:dateUtc="2024-10-10T09:44:00Z"/>
          <w:rFonts w:ascii="Calibri" w:hAnsi="Calibri" w:cs="Calibri"/>
          <w:rPrChange w:id="451" w:author="Tonka Baša" w:date="2024-10-10T11:46:00Z" w16du:dateUtc="2024-10-10T09:46:00Z">
            <w:rPr>
              <w:ins w:id="452" w:author="Tonka Baša" w:date="2024-10-10T11:44:00Z" w16du:dateUtc="2024-10-10T09:44:00Z"/>
              <w:b/>
              <w:bCs/>
              <w:sz w:val="28"/>
              <w:szCs w:val="28"/>
            </w:rPr>
          </w:rPrChange>
        </w:rPr>
      </w:pPr>
      <w:ins w:id="453" w:author="Tonka Baša" w:date="2024-10-10T11:44:00Z" w16du:dateUtc="2024-10-10T09:44:00Z">
        <w:r w:rsidRPr="006A4928">
          <w:rPr>
            <w:rFonts w:ascii="Calibri" w:hAnsi="Calibri" w:cs="Calibri"/>
            <w:rPrChange w:id="454" w:author="Tonka Baša" w:date="2024-10-10T11:46:00Z" w16du:dateUtc="2024-10-10T09:46:00Z">
              <w:rPr>
                <w:b/>
                <w:bCs/>
                <w:sz w:val="28"/>
                <w:szCs w:val="28"/>
              </w:rPr>
            </w:rPrChange>
          </w:rPr>
          <w:t xml:space="preserve">Arduino </w:t>
        </w:r>
        <w:r w:rsidR="00CB10FE" w:rsidRPr="006A4928">
          <w:rPr>
            <w:rFonts w:ascii="Calibri" w:hAnsi="Calibri" w:cs="Calibri"/>
            <w:rPrChange w:id="455" w:author="Tonka Baša" w:date="2024-10-10T11:46:00Z" w16du:dateUtc="2024-10-10T09:46:00Z">
              <w:rPr>
                <w:b/>
                <w:bCs/>
                <w:sz w:val="28"/>
                <w:szCs w:val="28"/>
              </w:rPr>
            </w:rPrChange>
          </w:rPr>
          <w:t xml:space="preserve">program sastoji se od dva glavna dijela ; </w:t>
        </w:r>
      </w:ins>
    </w:p>
    <w:p w14:paraId="7BE820F6" w14:textId="3AF3E288" w:rsidR="00CB10FE" w:rsidRPr="006A4928" w:rsidRDefault="00CB10FE" w:rsidP="00CB10FE">
      <w:pPr>
        <w:pStyle w:val="Odlomakpopisa"/>
        <w:numPr>
          <w:ilvl w:val="0"/>
          <w:numId w:val="8"/>
        </w:numPr>
        <w:rPr>
          <w:ins w:id="456" w:author="Tonka Baša" w:date="2024-10-10T11:45:00Z" w16du:dateUtc="2024-10-10T09:45:00Z"/>
          <w:rFonts w:ascii="Calibri" w:hAnsi="Calibri" w:cs="Calibri"/>
          <w:rPrChange w:id="457" w:author="Tonka Baša" w:date="2024-10-10T11:46:00Z" w16du:dateUtc="2024-10-10T09:46:00Z">
            <w:rPr>
              <w:ins w:id="458" w:author="Tonka Baša" w:date="2024-10-10T11:45:00Z" w16du:dateUtc="2024-10-10T09:45:00Z"/>
              <w:b/>
              <w:bCs/>
              <w:sz w:val="28"/>
              <w:szCs w:val="28"/>
            </w:rPr>
          </w:rPrChange>
        </w:rPr>
      </w:pPr>
      <w:ins w:id="459" w:author="Tonka Baša" w:date="2024-10-10T11:44:00Z" w16du:dateUtc="2024-10-10T09:44:00Z">
        <w:r w:rsidRPr="006A4928">
          <w:rPr>
            <w:rFonts w:ascii="Calibri" w:hAnsi="Calibri" w:cs="Calibri"/>
            <w:rPrChange w:id="460" w:author="Tonka Baša" w:date="2024-10-10T11:46:00Z" w16du:dateUtc="2024-10-10T09:46:00Z">
              <w:rPr>
                <w:b/>
                <w:bCs/>
                <w:sz w:val="28"/>
                <w:szCs w:val="28"/>
              </w:rPr>
            </w:rPrChange>
          </w:rPr>
          <w:t>Deklaracija, definiranje</w:t>
        </w:r>
      </w:ins>
      <w:ins w:id="461" w:author="Tonka Baša" w:date="2024-10-10T11:45:00Z" w16du:dateUtc="2024-10-10T09:45:00Z">
        <w:r w:rsidR="00EB61FD" w:rsidRPr="006A4928">
          <w:rPr>
            <w:rFonts w:ascii="Calibri" w:hAnsi="Calibri" w:cs="Calibri"/>
            <w:rPrChange w:id="462" w:author="Tonka Baša" w:date="2024-10-10T11:46:00Z" w16du:dateUtc="2024-10-10T09:46:00Z">
              <w:rPr>
                <w:b/>
                <w:bCs/>
                <w:sz w:val="28"/>
                <w:szCs w:val="28"/>
              </w:rPr>
            </w:rPrChange>
          </w:rPr>
          <w:t xml:space="preserve"> varijabla, library, pinova i koraka</w:t>
        </w:r>
      </w:ins>
    </w:p>
    <w:p w14:paraId="37C8F806" w14:textId="0BE8FE90" w:rsidR="00EB61FD" w:rsidRPr="006A4928" w:rsidRDefault="00EB61FD" w:rsidP="00EB61FD">
      <w:pPr>
        <w:pStyle w:val="Odlomakpopisa"/>
        <w:numPr>
          <w:ilvl w:val="0"/>
          <w:numId w:val="8"/>
        </w:numPr>
        <w:rPr>
          <w:rFonts w:ascii="Calibri" w:hAnsi="Calibri" w:cs="Calibri"/>
          <w:rPrChange w:id="463" w:author="Tonka Baša" w:date="2024-10-10T11:46:00Z" w16du:dateUtc="2024-10-10T09:46:00Z">
            <w:rPr/>
          </w:rPrChange>
        </w:rPr>
        <w:pPrChange w:id="464" w:author="Tonka Baša" w:date="2024-10-10T11:45:00Z" w16du:dateUtc="2024-10-10T09:45:00Z">
          <w:pPr>
            <w:pStyle w:val="Odlomakpopisa"/>
            <w:numPr>
              <w:numId w:val="2"/>
            </w:numPr>
            <w:ind w:hanging="360"/>
          </w:pPr>
        </w:pPrChange>
      </w:pPr>
      <w:ins w:id="465" w:author="Tonka Baša" w:date="2024-10-10T11:45:00Z" w16du:dateUtc="2024-10-10T09:45:00Z">
        <w:r w:rsidRPr="006A4928">
          <w:rPr>
            <w:rFonts w:ascii="Calibri" w:hAnsi="Calibri" w:cs="Calibri"/>
            <w:rPrChange w:id="466" w:author="Tonka Baša" w:date="2024-10-10T11:46:00Z" w16du:dateUtc="2024-10-10T09:46:00Z">
              <w:rPr>
                <w:b/>
                <w:bCs/>
                <w:sz w:val="28"/>
                <w:szCs w:val="28"/>
              </w:rPr>
            </w:rPrChange>
          </w:rPr>
          <w:t>Loop ( izvršavanje koraka i pozivanje ostalih funkcija  )</w:t>
        </w:r>
      </w:ins>
    </w:p>
    <w:p w14:paraId="1BE3C31F" w14:textId="77777777" w:rsidR="003C5342" w:rsidRDefault="003C5342" w:rsidP="003C5342">
      <w:pPr>
        <w:pStyle w:val="Odlomakpopisa"/>
        <w:rPr>
          <w:ins w:id="467" w:author="Tonka Baša" w:date="2024-10-10T11:27:00Z" w16du:dateUtc="2024-10-10T09:27:00Z"/>
          <w:b/>
          <w:bCs/>
          <w:sz w:val="28"/>
          <w:szCs w:val="28"/>
        </w:rPr>
      </w:pPr>
    </w:p>
    <w:p w14:paraId="680F7E5C" w14:textId="08D6D849" w:rsidR="000C35FB" w:rsidRDefault="000C35FB" w:rsidP="003C5342">
      <w:pPr>
        <w:pStyle w:val="Odlomakpopisa"/>
        <w:rPr>
          <w:ins w:id="468" w:author="Tonka Baša" w:date="2024-10-10T11:33:00Z" w16du:dateUtc="2024-10-10T09:33:00Z"/>
          <w:b/>
          <w:bCs/>
          <w:sz w:val="28"/>
          <w:szCs w:val="28"/>
        </w:rPr>
      </w:pPr>
      <w:ins w:id="469" w:author="Tonka Baša" w:date="2024-10-10T11:27:00Z" w16du:dateUtc="2024-10-10T09:27:00Z">
        <w:r w:rsidRPr="000C35FB">
          <w:rPr>
            <w:b/>
            <w:bCs/>
            <w:sz w:val="28"/>
            <w:szCs w:val="28"/>
          </w:rPr>
          <w:drawing>
            <wp:inline distT="0" distB="0" distL="0" distR="0" wp14:anchorId="353429A2" wp14:editId="75172565">
              <wp:extent cx="3401057" cy="4472940"/>
              <wp:effectExtent l="0" t="0" r="9525" b="3810"/>
              <wp:docPr id="934346646" name="Slika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34346646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03705" cy="447642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841F86A" w14:textId="20353004" w:rsidR="002C4069" w:rsidRPr="00404963" w:rsidRDefault="002454A2" w:rsidP="003C5342">
      <w:pPr>
        <w:pStyle w:val="Odlomakpopisa"/>
        <w:rPr>
          <w:ins w:id="470" w:author="Tonka Baša" w:date="2024-10-10T11:34:00Z" w16du:dateUtc="2024-10-10T09:34:00Z"/>
          <w:rFonts w:ascii="Calibri" w:hAnsi="Calibri" w:cs="Calibri"/>
          <w:rPrChange w:id="471" w:author="Tonka Baša" w:date="2024-10-10T11:39:00Z" w16du:dateUtc="2024-10-10T09:39:00Z">
            <w:rPr>
              <w:ins w:id="472" w:author="Tonka Baša" w:date="2024-10-10T11:34:00Z" w16du:dateUtc="2024-10-10T09:34:00Z"/>
              <w:b/>
              <w:bCs/>
              <w:sz w:val="28"/>
              <w:szCs w:val="28"/>
            </w:rPr>
          </w:rPrChange>
        </w:rPr>
      </w:pPr>
      <w:ins w:id="473" w:author="Tonka Baša" w:date="2024-10-10T11:33:00Z" w16du:dateUtc="2024-10-10T09:33:00Z">
        <w:r w:rsidRPr="00404963">
          <w:rPr>
            <w:rFonts w:ascii="Calibri" w:hAnsi="Calibri" w:cs="Calibri"/>
            <w:rPrChange w:id="47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Android aplikacija se sastoji od ;  </w:t>
        </w:r>
      </w:ins>
      <w:ins w:id="475" w:author="Tonka Baša" w:date="2024-10-10T11:40:00Z" w16du:dateUtc="2024-10-10T09:40:00Z">
        <w:r w:rsidR="00404963">
          <w:rPr>
            <w:rFonts w:ascii="Calibri" w:hAnsi="Calibri" w:cs="Calibri"/>
          </w:rPr>
          <w:t xml:space="preserve">               </w:t>
        </w:r>
      </w:ins>
      <w:ins w:id="476" w:author="Tonka Baša" w:date="2024-10-10T11:33:00Z" w16du:dateUtc="2024-10-10T09:33:00Z">
        <w:r w:rsidRPr="00404963">
          <w:rPr>
            <w:rFonts w:ascii="Calibri" w:hAnsi="Calibri" w:cs="Calibri"/>
            <w:rPrChange w:id="47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1) </w:t>
        </w:r>
      </w:ins>
      <w:ins w:id="478" w:author="Tonka Baša" w:date="2024-10-10T11:34:00Z" w16du:dateUtc="2024-10-10T09:34:00Z">
        <w:r w:rsidR="00E76630" w:rsidRPr="00404963">
          <w:rPr>
            <w:rFonts w:ascii="Calibri" w:hAnsi="Calibri" w:cs="Calibri"/>
            <w:rPrChange w:id="47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Skeniranja pločica</w:t>
        </w:r>
      </w:ins>
    </w:p>
    <w:p w14:paraId="74AD30EA" w14:textId="61C17C3F" w:rsidR="00E76630" w:rsidRPr="00404963" w:rsidRDefault="00E76630" w:rsidP="003C5342">
      <w:pPr>
        <w:pStyle w:val="Odlomakpopisa"/>
        <w:rPr>
          <w:ins w:id="480" w:author="Tonka Baša" w:date="2024-10-10T11:34:00Z" w16du:dateUtc="2024-10-10T09:34:00Z"/>
          <w:rFonts w:ascii="Calibri" w:hAnsi="Calibri" w:cs="Calibri"/>
          <w:rPrChange w:id="481" w:author="Tonka Baša" w:date="2024-10-10T11:39:00Z" w16du:dateUtc="2024-10-10T09:39:00Z">
            <w:rPr>
              <w:ins w:id="482" w:author="Tonka Baša" w:date="2024-10-10T11:34:00Z" w16du:dateUtc="2024-10-10T09:34:00Z"/>
              <w:b/>
              <w:bCs/>
              <w:sz w:val="28"/>
              <w:szCs w:val="28"/>
            </w:rPr>
          </w:rPrChange>
        </w:rPr>
      </w:pPr>
      <w:ins w:id="483" w:author="Tonka Baša" w:date="2024-10-10T11:34:00Z" w16du:dateUtc="2024-10-10T09:34:00Z">
        <w:r w:rsidRPr="00404963">
          <w:rPr>
            <w:rFonts w:ascii="Calibri" w:hAnsi="Calibri" w:cs="Calibri"/>
            <w:rPrChange w:id="48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                                                                      2) Tipke sa napred, nazad, sk</w:t>
        </w:r>
      </w:ins>
      <w:ins w:id="485" w:author="Tonka Baša" w:date="2024-10-10T11:35:00Z" w16du:dateUtc="2024-10-10T09:35:00Z">
        <w:r w:rsidR="00A77CDC" w:rsidRPr="00404963">
          <w:rPr>
            <w:rFonts w:ascii="Calibri" w:hAnsi="Calibri" w:cs="Calibri"/>
            <w:rPrChange w:id="48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r</w:t>
        </w:r>
      </w:ins>
      <w:ins w:id="487" w:author="Tonka Baša" w:date="2024-10-10T11:34:00Z" w16du:dateUtc="2024-10-10T09:34:00Z">
        <w:r w:rsidRPr="00404963">
          <w:rPr>
            <w:rFonts w:ascii="Calibri" w:hAnsi="Calibri" w:cs="Calibri"/>
            <w:rPrChange w:id="48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eni </w:t>
        </w:r>
      </w:ins>
      <w:ins w:id="489" w:author="Tonka Baša" w:date="2024-10-10T11:35:00Z" w16du:dateUtc="2024-10-10T09:35:00Z">
        <w:r w:rsidR="00A77CDC" w:rsidRPr="00404963">
          <w:rPr>
            <w:rFonts w:ascii="Calibri" w:hAnsi="Calibri" w:cs="Calibri"/>
            <w:rPrChange w:id="49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                     </w:t>
        </w:r>
        <w:r w:rsidR="00DF39F8" w:rsidRPr="00404963">
          <w:rPr>
            <w:rFonts w:ascii="Calibri" w:hAnsi="Calibri" w:cs="Calibri"/>
            <w:rPrChange w:id="49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r w:rsidR="00DF39F8" w:rsidRPr="00404963">
          <w:rPr>
            <w:rFonts w:ascii="Calibri" w:hAnsi="Calibri" w:cs="Calibri"/>
            <w:color w:val="FFFFFF" w:themeColor="background1"/>
            <w:rPrChange w:id="49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rrrrrrrrrrrrrrrrrrrrrrrrrrrrrrrrrrrrrrrrr</w:t>
        </w:r>
      </w:ins>
      <w:ins w:id="493" w:author="Tonka Baša" w:date="2024-10-10T11:40:00Z" w16du:dateUtc="2024-10-10T09:40:00Z">
        <w:r w:rsidR="00404963">
          <w:rPr>
            <w:rFonts w:ascii="Calibri" w:hAnsi="Calibri" w:cs="Calibri"/>
            <w:color w:val="FFFFFF" w:themeColor="background1"/>
          </w:rPr>
          <w:t xml:space="preserve">            </w:t>
        </w:r>
        <w:r w:rsidR="00404963" w:rsidRPr="00404963">
          <w:rPr>
            <w:rFonts w:ascii="Calibri" w:hAnsi="Calibri" w:cs="Calibri"/>
            <w:color w:val="FFFFFF" w:themeColor="background1"/>
          </w:rPr>
          <w:t>li</w:t>
        </w:r>
        <w:r w:rsidR="00404963">
          <w:rPr>
            <w:rFonts w:ascii="Calibri" w:hAnsi="Calibri" w:cs="Calibri"/>
          </w:rPr>
          <w:t xml:space="preserve">  lijevo </w:t>
        </w:r>
      </w:ins>
      <w:ins w:id="494" w:author="Tonka Baša" w:date="2024-10-10T11:34:00Z" w16du:dateUtc="2024-10-10T09:34:00Z">
        <w:r w:rsidRPr="00404963">
          <w:rPr>
            <w:rFonts w:ascii="Calibri" w:hAnsi="Calibri" w:cs="Calibri"/>
            <w:rPrChange w:id="49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i skreni desno</w:t>
        </w:r>
      </w:ins>
    </w:p>
    <w:p w14:paraId="34D4B35E" w14:textId="010029F0" w:rsidR="00E76630" w:rsidRPr="00404963" w:rsidRDefault="00E76630" w:rsidP="003C5342">
      <w:pPr>
        <w:pStyle w:val="Odlomakpopisa"/>
        <w:rPr>
          <w:ins w:id="496" w:author="Tonka Baša" w:date="2024-10-10T11:34:00Z" w16du:dateUtc="2024-10-10T09:34:00Z"/>
          <w:rFonts w:ascii="Calibri" w:hAnsi="Calibri" w:cs="Calibri"/>
          <w:rPrChange w:id="497" w:author="Tonka Baša" w:date="2024-10-10T11:39:00Z" w16du:dateUtc="2024-10-10T09:39:00Z">
            <w:rPr>
              <w:ins w:id="498" w:author="Tonka Baša" w:date="2024-10-10T11:34:00Z" w16du:dateUtc="2024-10-10T09:34:00Z"/>
              <w:b/>
              <w:bCs/>
              <w:sz w:val="28"/>
              <w:szCs w:val="28"/>
            </w:rPr>
          </w:rPrChange>
        </w:rPr>
      </w:pPr>
      <w:ins w:id="499" w:author="Tonka Baša" w:date="2024-10-10T11:34:00Z" w16du:dateUtc="2024-10-10T09:34:00Z">
        <w:r w:rsidRPr="00404963">
          <w:rPr>
            <w:rFonts w:ascii="Calibri" w:hAnsi="Calibri" w:cs="Calibri"/>
            <w:rPrChange w:id="50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                                                                      3) </w:t>
        </w:r>
        <w:r w:rsidR="00A77CDC" w:rsidRPr="00404963">
          <w:rPr>
            <w:rFonts w:ascii="Calibri" w:hAnsi="Calibri" w:cs="Calibri"/>
            <w:rPrChange w:id="50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Stani</w:t>
        </w:r>
      </w:ins>
    </w:p>
    <w:p w14:paraId="4C9213D0" w14:textId="50C8FDC6" w:rsidR="00A77CDC" w:rsidRPr="00404963" w:rsidRDefault="00A77CDC" w:rsidP="003C5342">
      <w:pPr>
        <w:pStyle w:val="Odlomakpopisa"/>
        <w:rPr>
          <w:ins w:id="502" w:author="Tonka Baša" w:date="2024-10-10T11:37:00Z" w16du:dateUtc="2024-10-10T09:37:00Z"/>
          <w:rFonts w:ascii="Calibri" w:hAnsi="Calibri" w:cs="Calibri"/>
          <w:rPrChange w:id="503" w:author="Tonka Baša" w:date="2024-10-10T11:39:00Z" w16du:dateUtc="2024-10-10T09:39:00Z">
            <w:rPr>
              <w:ins w:id="504" w:author="Tonka Baša" w:date="2024-10-10T11:37:00Z" w16du:dateUtc="2024-10-10T09:37:00Z"/>
              <w:b/>
              <w:bCs/>
              <w:sz w:val="28"/>
              <w:szCs w:val="28"/>
            </w:rPr>
          </w:rPrChange>
        </w:rPr>
      </w:pPr>
      <w:ins w:id="505" w:author="Tonka Baša" w:date="2024-10-10T11:34:00Z" w16du:dateUtc="2024-10-10T09:34:00Z">
        <w:r w:rsidRPr="00404963">
          <w:rPr>
            <w:rFonts w:ascii="Calibri" w:hAnsi="Calibri" w:cs="Calibri"/>
            <w:rPrChange w:id="50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                                                                      4) Tipke za spajanje na pločicu </w:t>
        </w:r>
      </w:ins>
    </w:p>
    <w:p w14:paraId="011F14E2" w14:textId="77777777" w:rsidR="00E35DC1" w:rsidRDefault="00E35DC1" w:rsidP="003C5342">
      <w:pPr>
        <w:pStyle w:val="Odlomakpopisa"/>
        <w:rPr>
          <w:ins w:id="507" w:author="Tonka Baša" w:date="2024-10-10T11:37:00Z" w16du:dateUtc="2024-10-10T09:37:00Z"/>
          <w:b/>
          <w:bCs/>
          <w:sz w:val="28"/>
          <w:szCs w:val="28"/>
        </w:rPr>
      </w:pPr>
    </w:p>
    <w:p w14:paraId="1040AAA6" w14:textId="77777777" w:rsidR="00E35DC1" w:rsidRDefault="00E35DC1" w:rsidP="003C5342">
      <w:pPr>
        <w:pStyle w:val="Odlomakpopisa"/>
        <w:rPr>
          <w:ins w:id="508" w:author="Tonka Baša" w:date="2024-10-10T11:39:00Z" w16du:dateUtc="2024-10-10T09:39:00Z"/>
          <w:b/>
          <w:bCs/>
          <w:sz w:val="28"/>
          <w:szCs w:val="28"/>
        </w:rPr>
      </w:pPr>
    </w:p>
    <w:p w14:paraId="352DD132" w14:textId="77777777" w:rsidR="00404963" w:rsidRDefault="00404963" w:rsidP="003C5342">
      <w:pPr>
        <w:pStyle w:val="Odlomakpopisa"/>
        <w:rPr>
          <w:ins w:id="509" w:author="Tonka Baša" w:date="2024-10-10T11:39:00Z" w16du:dateUtc="2024-10-10T09:39:00Z"/>
          <w:b/>
          <w:bCs/>
          <w:sz w:val="28"/>
          <w:szCs w:val="28"/>
        </w:rPr>
      </w:pPr>
    </w:p>
    <w:p w14:paraId="7CE61700" w14:textId="77777777" w:rsidR="00404963" w:rsidRDefault="00404963" w:rsidP="003C5342">
      <w:pPr>
        <w:pStyle w:val="Odlomakpopisa"/>
        <w:rPr>
          <w:ins w:id="510" w:author="Tonka Baša" w:date="2024-10-10T11:39:00Z" w16du:dateUtc="2024-10-10T09:39:00Z"/>
          <w:b/>
          <w:bCs/>
          <w:sz w:val="28"/>
          <w:szCs w:val="28"/>
        </w:rPr>
      </w:pPr>
    </w:p>
    <w:p w14:paraId="47DB4478" w14:textId="77777777" w:rsidR="00404963" w:rsidRDefault="00404963" w:rsidP="003C5342">
      <w:pPr>
        <w:pStyle w:val="Odlomakpopisa"/>
        <w:rPr>
          <w:ins w:id="511" w:author="Tonka Baša" w:date="2024-10-10T11:39:00Z" w16du:dateUtc="2024-10-10T09:39:00Z"/>
          <w:b/>
          <w:bCs/>
          <w:sz w:val="28"/>
          <w:szCs w:val="28"/>
        </w:rPr>
      </w:pPr>
    </w:p>
    <w:p w14:paraId="4F84CCCB" w14:textId="77777777" w:rsidR="00404963" w:rsidRDefault="00404963" w:rsidP="003C5342">
      <w:pPr>
        <w:pStyle w:val="Odlomakpopisa"/>
        <w:rPr>
          <w:ins w:id="512" w:author="Tonka Baša" w:date="2024-10-10T11:39:00Z" w16du:dateUtc="2024-10-10T09:39:00Z"/>
          <w:b/>
          <w:bCs/>
          <w:sz w:val="28"/>
          <w:szCs w:val="28"/>
        </w:rPr>
      </w:pPr>
    </w:p>
    <w:p w14:paraId="0823DF76" w14:textId="77777777" w:rsidR="00404963" w:rsidRDefault="00404963" w:rsidP="003C5342">
      <w:pPr>
        <w:pStyle w:val="Odlomakpopisa"/>
        <w:rPr>
          <w:ins w:id="513" w:author="Tonka Baša" w:date="2024-10-10T11:39:00Z" w16du:dateUtc="2024-10-10T09:39:00Z"/>
          <w:b/>
          <w:bCs/>
          <w:sz w:val="28"/>
          <w:szCs w:val="28"/>
        </w:rPr>
      </w:pPr>
    </w:p>
    <w:p w14:paraId="1DA661FD" w14:textId="77777777" w:rsidR="00404963" w:rsidRDefault="00404963" w:rsidP="003C5342">
      <w:pPr>
        <w:pStyle w:val="Odlomakpopisa"/>
        <w:rPr>
          <w:ins w:id="514" w:author="Tonka Baša" w:date="2024-10-10T11:40:00Z" w16du:dateUtc="2024-10-10T09:40:00Z"/>
          <w:b/>
          <w:bCs/>
          <w:sz w:val="28"/>
          <w:szCs w:val="28"/>
        </w:rPr>
      </w:pPr>
    </w:p>
    <w:p w14:paraId="5360F588" w14:textId="575124BB" w:rsidR="00404963" w:rsidRDefault="008C048C" w:rsidP="003C5342">
      <w:pPr>
        <w:pStyle w:val="Odlomakpopisa"/>
        <w:rPr>
          <w:ins w:id="515" w:author="Tonka Baša" w:date="2024-10-10T11:39:00Z" w16du:dateUtc="2024-10-10T09:39:00Z"/>
          <w:b/>
          <w:bCs/>
          <w:sz w:val="28"/>
          <w:szCs w:val="28"/>
        </w:rPr>
      </w:pPr>
      <w:ins w:id="516" w:author="Tonka Baša" w:date="2024-10-10T12:04:00Z" w16du:dateUtc="2024-10-10T10:04:00Z">
        <w:r>
          <w:rPr>
            <w:b/>
            <w:bCs/>
            <w:sz w:val="28"/>
            <w:szCs w:val="28"/>
          </w:rPr>
          <w:t xml:space="preserve">Primjer koda za pogon motora </w:t>
        </w:r>
      </w:ins>
    </w:p>
    <w:p w14:paraId="21071CFB" w14:textId="77777777" w:rsidR="00404963" w:rsidRDefault="00404963" w:rsidP="003C5342">
      <w:pPr>
        <w:pStyle w:val="Odlomakpopisa"/>
        <w:rPr>
          <w:ins w:id="517" w:author="Tonka Baša" w:date="2024-10-10T11:39:00Z" w16du:dateUtc="2024-10-10T09:39:00Z"/>
          <w:b/>
          <w:bCs/>
          <w:sz w:val="28"/>
          <w:szCs w:val="28"/>
        </w:rPr>
      </w:pPr>
    </w:p>
    <w:p w14:paraId="52B18728" w14:textId="77777777" w:rsidR="00404963" w:rsidRDefault="00404963" w:rsidP="003C5342">
      <w:pPr>
        <w:pStyle w:val="Odlomakpopisa"/>
        <w:rPr>
          <w:ins w:id="518" w:author="Tonka Baša" w:date="2024-10-10T11:39:00Z" w16du:dateUtc="2024-10-10T09:39:00Z"/>
          <w:b/>
          <w:bCs/>
          <w:sz w:val="28"/>
          <w:szCs w:val="28"/>
        </w:rPr>
      </w:pPr>
    </w:p>
    <w:p w14:paraId="67E9ACAE" w14:textId="77777777" w:rsidR="00404963" w:rsidRPr="00404963" w:rsidRDefault="00404963" w:rsidP="00404963">
      <w:pPr>
        <w:pStyle w:val="Odlomakpopisa"/>
        <w:rPr>
          <w:ins w:id="519" w:author="Tonka Baša" w:date="2024-10-10T11:39:00Z" w16du:dateUtc="2024-10-10T09:39:00Z"/>
          <w:rFonts w:ascii="Calibri" w:hAnsi="Calibri" w:cs="Calibri"/>
          <w:rPrChange w:id="520" w:author="Tonka Baša" w:date="2024-10-10T11:39:00Z" w16du:dateUtc="2024-10-10T09:39:00Z">
            <w:rPr>
              <w:ins w:id="521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522" w:author="Tonka Baša" w:date="2024-10-10T11:39:00Z" w16du:dateUtc="2024-10-10T09:39:00Z">
        <w:r w:rsidRPr="00404963">
          <w:rPr>
            <w:rFonts w:ascii="Calibri" w:hAnsi="Calibri" w:cs="Calibri"/>
            <w:rPrChange w:id="52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#include &lt;</w:t>
        </w:r>
        <w:proofErr w:type="spellStart"/>
        <w:r w:rsidRPr="00404963">
          <w:rPr>
            <w:rFonts w:ascii="Calibri" w:hAnsi="Calibri" w:cs="Calibri"/>
            <w:rPrChange w:id="52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Arduino.h</w:t>
        </w:r>
        <w:proofErr w:type="spellEnd"/>
        <w:r w:rsidRPr="00404963">
          <w:rPr>
            <w:rFonts w:ascii="Calibri" w:hAnsi="Calibri" w:cs="Calibri"/>
            <w:rPrChange w:id="52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&gt;</w:t>
        </w:r>
      </w:ins>
    </w:p>
    <w:p w14:paraId="0A928706" w14:textId="77777777" w:rsidR="00404963" w:rsidRPr="00404963" w:rsidRDefault="00404963" w:rsidP="00404963">
      <w:pPr>
        <w:pStyle w:val="Odlomakpopisa"/>
        <w:rPr>
          <w:ins w:id="526" w:author="Tonka Baša" w:date="2024-10-10T11:39:00Z" w16du:dateUtc="2024-10-10T09:39:00Z"/>
          <w:rFonts w:ascii="Calibri" w:hAnsi="Calibri" w:cs="Calibri"/>
          <w:rPrChange w:id="527" w:author="Tonka Baša" w:date="2024-10-10T11:39:00Z" w16du:dateUtc="2024-10-10T09:39:00Z">
            <w:rPr>
              <w:ins w:id="528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529" w:author="Tonka Baša" w:date="2024-10-10T11:39:00Z" w16du:dateUtc="2024-10-10T09:39:00Z">
        <w:r w:rsidRPr="00404963">
          <w:rPr>
            <w:rFonts w:ascii="Calibri" w:hAnsi="Calibri" w:cs="Calibri"/>
            <w:rPrChange w:id="53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#include &lt;</w:t>
        </w:r>
        <w:proofErr w:type="spellStart"/>
        <w:r w:rsidRPr="00404963">
          <w:rPr>
            <w:rFonts w:ascii="Calibri" w:hAnsi="Calibri" w:cs="Calibri"/>
            <w:rPrChange w:id="53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Servo.h</w:t>
        </w:r>
        <w:proofErr w:type="spellEnd"/>
        <w:r w:rsidRPr="00404963">
          <w:rPr>
            <w:rFonts w:ascii="Calibri" w:hAnsi="Calibri" w:cs="Calibri"/>
            <w:rPrChange w:id="53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&gt;</w:t>
        </w:r>
      </w:ins>
    </w:p>
    <w:p w14:paraId="3252B5AA" w14:textId="77777777" w:rsidR="00404963" w:rsidRPr="00404963" w:rsidRDefault="00404963" w:rsidP="00404963">
      <w:pPr>
        <w:pStyle w:val="Odlomakpopisa"/>
        <w:rPr>
          <w:ins w:id="533" w:author="Tonka Baša" w:date="2024-10-10T11:39:00Z" w16du:dateUtc="2024-10-10T09:39:00Z"/>
          <w:rFonts w:ascii="Calibri" w:hAnsi="Calibri" w:cs="Calibri"/>
          <w:rPrChange w:id="534" w:author="Tonka Baša" w:date="2024-10-10T11:39:00Z" w16du:dateUtc="2024-10-10T09:39:00Z">
            <w:rPr>
              <w:ins w:id="535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</w:p>
    <w:p w14:paraId="2A101559" w14:textId="77777777" w:rsidR="00404963" w:rsidRPr="00404963" w:rsidRDefault="00404963" w:rsidP="00404963">
      <w:pPr>
        <w:pStyle w:val="Odlomakpopisa"/>
        <w:rPr>
          <w:ins w:id="536" w:author="Tonka Baša" w:date="2024-10-10T11:39:00Z" w16du:dateUtc="2024-10-10T09:39:00Z"/>
          <w:rFonts w:ascii="Calibri" w:hAnsi="Calibri" w:cs="Calibri"/>
          <w:rPrChange w:id="537" w:author="Tonka Baša" w:date="2024-10-10T11:39:00Z" w16du:dateUtc="2024-10-10T09:39:00Z">
            <w:rPr>
              <w:ins w:id="538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539" w:author="Tonka Baša" w:date="2024-10-10T11:39:00Z" w16du:dateUtc="2024-10-10T09:39:00Z">
        <w:r w:rsidRPr="00404963">
          <w:rPr>
            <w:rFonts w:ascii="Calibri" w:hAnsi="Calibri" w:cs="Calibri"/>
            <w:rPrChange w:id="54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#define </w:t>
        </w:r>
        <w:proofErr w:type="spellStart"/>
        <w:r w:rsidRPr="00404963">
          <w:rPr>
            <w:rFonts w:ascii="Calibri" w:hAnsi="Calibri" w:cs="Calibri"/>
            <w:rPrChange w:id="54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Servo_sl</w:t>
        </w:r>
        <w:proofErr w:type="spellEnd"/>
        <w:r w:rsidRPr="00404963">
          <w:rPr>
            <w:rFonts w:ascii="Calibri" w:hAnsi="Calibri" w:cs="Calibri"/>
            <w:rPrChange w:id="54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9</w:t>
        </w:r>
      </w:ins>
    </w:p>
    <w:p w14:paraId="460FC1F6" w14:textId="77777777" w:rsidR="00404963" w:rsidRPr="00404963" w:rsidRDefault="00404963" w:rsidP="00404963">
      <w:pPr>
        <w:pStyle w:val="Odlomakpopisa"/>
        <w:rPr>
          <w:ins w:id="543" w:author="Tonka Baša" w:date="2024-10-10T11:39:00Z" w16du:dateUtc="2024-10-10T09:39:00Z"/>
          <w:rFonts w:ascii="Calibri" w:hAnsi="Calibri" w:cs="Calibri"/>
          <w:rPrChange w:id="544" w:author="Tonka Baša" w:date="2024-10-10T11:39:00Z" w16du:dateUtc="2024-10-10T09:39:00Z">
            <w:rPr>
              <w:ins w:id="545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546" w:author="Tonka Baša" w:date="2024-10-10T11:39:00Z" w16du:dateUtc="2024-10-10T09:39:00Z">
        <w:r w:rsidRPr="00404963">
          <w:rPr>
            <w:rFonts w:ascii="Calibri" w:hAnsi="Calibri" w:cs="Calibri"/>
            <w:rPrChange w:id="54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#define </w:t>
        </w:r>
        <w:proofErr w:type="spellStart"/>
        <w:r w:rsidRPr="00404963">
          <w:rPr>
            <w:rFonts w:ascii="Calibri" w:hAnsi="Calibri" w:cs="Calibri"/>
            <w:rPrChange w:id="54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Servo_sd</w:t>
        </w:r>
        <w:proofErr w:type="spellEnd"/>
        <w:r w:rsidRPr="00404963">
          <w:rPr>
            <w:rFonts w:ascii="Calibri" w:hAnsi="Calibri" w:cs="Calibri"/>
            <w:rPrChange w:id="54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10</w:t>
        </w:r>
      </w:ins>
    </w:p>
    <w:p w14:paraId="6590D0E8" w14:textId="77777777" w:rsidR="00404963" w:rsidRPr="00404963" w:rsidRDefault="00404963" w:rsidP="00404963">
      <w:pPr>
        <w:pStyle w:val="Odlomakpopisa"/>
        <w:rPr>
          <w:ins w:id="550" w:author="Tonka Baša" w:date="2024-10-10T11:39:00Z" w16du:dateUtc="2024-10-10T09:39:00Z"/>
          <w:rFonts w:ascii="Calibri" w:hAnsi="Calibri" w:cs="Calibri"/>
          <w:rPrChange w:id="551" w:author="Tonka Baša" w:date="2024-10-10T11:39:00Z" w16du:dateUtc="2024-10-10T09:39:00Z">
            <w:rPr>
              <w:ins w:id="552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553" w:author="Tonka Baša" w:date="2024-10-10T11:39:00Z" w16du:dateUtc="2024-10-10T09:39:00Z">
        <w:r w:rsidRPr="00404963">
          <w:rPr>
            <w:rFonts w:ascii="Calibri" w:hAnsi="Calibri" w:cs="Calibri"/>
            <w:rPrChange w:id="55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#define </w:t>
        </w:r>
        <w:proofErr w:type="spellStart"/>
        <w:r w:rsidRPr="00404963">
          <w:rPr>
            <w:rFonts w:ascii="Calibri" w:hAnsi="Calibri" w:cs="Calibri"/>
            <w:rPrChange w:id="55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Servo_pl</w:t>
        </w:r>
        <w:proofErr w:type="spellEnd"/>
        <w:r w:rsidRPr="00404963">
          <w:rPr>
            <w:rFonts w:ascii="Calibri" w:hAnsi="Calibri" w:cs="Calibri"/>
            <w:rPrChange w:id="55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11</w:t>
        </w:r>
      </w:ins>
    </w:p>
    <w:p w14:paraId="7FAB4C9D" w14:textId="77777777" w:rsidR="00404963" w:rsidRPr="00404963" w:rsidRDefault="00404963" w:rsidP="00404963">
      <w:pPr>
        <w:pStyle w:val="Odlomakpopisa"/>
        <w:rPr>
          <w:ins w:id="557" w:author="Tonka Baša" w:date="2024-10-10T11:39:00Z" w16du:dateUtc="2024-10-10T09:39:00Z"/>
          <w:rFonts w:ascii="Calibri" w:hAnsi="Calibri" w:cs="Calibri"/>
          <w:rPrChange w:id="558" w:author="Tonka Baša" w:date="2024-10-10T11:39:00Z" w16du:dateUtc="2024-10-10T09:39:00Z">
            <w:rPr>
              <w:ins w:id="559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560" w:author="Tonka Baša" w:date="2024-10-10T11:39:00Z" w16du:dateUtc="2024-10-10T09:39:00Z">
        <w:r w:rsidRPr="00404963">
          <w:rPr>
            <w:rFonts w:ascii="Calibri" w:hAnsi="Calibri" w:cs="Calibri"/>
            <w:rPrChange w:id="56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#define </w:t>
        </w:r>
        <w:proofErr w:type="spellStart"/>
        <w:r w:rsidRPr="00404963">
          <w:rPr>
            <w:rFonts w:ascii="Calibri" w:hAnsi="Calibri" w:cs="Calibri"/>
            <w:rPrChange w:id="56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Servo_pd</w:t>
        </w:r>
        <w:proofErr w:type="spellEnd"/>
        <w:r w:rsidRPr="00404963">
          <w:rPr>
            <w:rFonts w:ascii="Calibri" w:hAnsi="Calibri" w:cs="Calibri"/>
            <w:rPrChange w:id="56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12</w:t>
        </w:r>
      </w:ins>
    </w:p>
    <w:p w14:paraId="69A7184C" w14:textId="77777777" w:rsidR="00404963" w:rsidRPr="00404963" w:rsidRDefault="00404963" w:rsidP="00404963">
      <w:pPr>
        <w:pStyle w:val="Odlomakpopisa"/>
        <w:rPr>
          <w:ins w:id="564" w:author="Tonka Baša" w:date="2024-10-10T11:39:00Z" w16du:dateUtc="2024-10-10T09:39:00Z"/>
          <w:rFonts w:ascii="Calibri" w:hAnsi="Calibri" w:cs="Calibri"/>
          <w:rPrChange w:id="565" w:author="Tonka Baša" w:date="2024-10-10T11:39:00Z" w16du:dateUtc="2024-10-10T09:39:00Z">
            <w:rPr>
              <w:ins w:id="566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</w:p>
    <w:p w14:paraId="4A5BFFCA" w14:textId="77777777" w:rsidR="00404963" w:rsidRPr="00404963" w:rsidRDefault="00404963" w:rsidP="00404963">
      <w:pPr>
        <w:pStyle w:val="Odlomakpopisa"/>
        <w:rPr>
          <w:ins w:id="567" w:author="Tonka Baša" w:date="2024-10-10T11:39:00Z" w16du:dateUtc="2024-10-10T09:39:00Z"/>
          <w:rFonts w:ascii="Calibri" w:hAnsi="Calibri" w:cs="Calibri"/>
          <w:rPrChange w:id="568" w:author="Tonka Baša" w:date="2024-10-10T11:39:00Z" w16du:dateUtc="2024-10-10T09:39:00Z">
            <w:rPr>
              <w:ins w:id="569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proofErr w:type="spellStart"/>
      <w:ins w:id="570" w:author="Tonka Baša" w:date="2024-10-10T11:39:00Z" w16du:dateUtc="2024-10-10T09:39:00Z">
        <w:r w:rsidRPr="00404963">
          <w:rPr>
            <w:rFonts w:ascii="Calibri" w:hAnsi="Calibri" w:cs="Calibri"/>
            <w:rPrChange w:id="57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Servo</w:t>
        </w:r>
        <w:proofErr w:type="spellEnd"/>
        <w:r w:rsidRPr="00404963">
          <w:rPr>
            <w:rFonts w:ascii="Calibri" w:hAnsi="Calibri" w:cs="Calibri"/>
            <w:rPrChange w:id="57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</w:t>
        </w:r>
        <w:proofErr w:type="spellStart"/>
        <w:r w:rsidRPr="00404963">
          <w:rPr>
            <w:rFonts w:ascii="Calibri" w:hAnsi="Calibri" w:cs="Calibri"/>
            <w:rPrChange w:id="57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motor_sl</w:t>
        </w:r>
        <w:proofErr w:type="spellEnd"/>
        <w:r w:rsidRPr="00404963">
          <w:rPr>
            <w:rFonts w:ascii="Calibri" w:hAnsi="Calibri" w:cs="Calibri"/>
            <w:rPrChange w:id="57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;</w:t>
        </w:r>
      </w:ins>
    </w:p>
    <w:p w14:paraId="4670BC9A" w14:textId="77777777" w:rsidR="00404963" w:rsidRPr="00404963" w:rsidRDefault="00404963" w:rsidP="00404963">
      <w:pPr>
        <w:pStyle w:val="Odlomakpopisa"/>
        <w:rPr>
          <w:ins w:id="575" w:author="Tonka Baša" w:date="2024-10-10T11:39:00Z" w16du:dateUtc="2024-10-10T09:39:00Z"/>
          <w:rFonts w:ascii="Calibri" w:hAnsi="Calibri" w:cs="Calibri"/>
          <w:rPrChange w:id="576" w:author="Tonka Baša" w:date="2024-10-10T11:39:00Z" w16du:dateUtc="2024-10-10T09:39:00Z">
            <w:rPr>
              <w:ins w:id="577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proofErr w:type="spellStart"/>
      <w:ins w:id="578" w:author="Tonka Baša" w:date="2024-10-10T11:39:00Z" w16du:dateUtc="2024-10-10T09:39:00Z">
        <w:r w:rsidRPr="00404963">
          <w:rPr>
            <w:rFonts w:ascii="Calibri" w:hAnsi="Calibri" w:cs="Calibri"/>
            <w:rPrChange w:id="57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Servo</w:t>
        </w:r>
        <w:proofErr w:type="spellEnd"/>
        <w:r w:rsidRPr="00404963">
          <w:rPr>
            <w:rFonts w:ascii="Calibri" w:hAnsi="Calibri" w:cs="Calibri"/>
            <w:rPrChange w:id="58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</w:t>
        </w:r>
        <w:proofErr w:type="spellStart"/>
        <w:r w:rsidRPr="00404963">
          <w:rPr>
            <w:rFonts w:ascii="Calibri" w:hAnsi="Calibri" w:cs="Calibri"/>
            <w:rPrChange w:id="58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motor_sd</w:t>
        </w:r>
        <w:proofErr w:type="spellEnd"/>
        <w:r w:rsidRPr="00404963">
          <w:rPr>
            <w:rFonts w:ascii="Calibri" w:hAnsi="Calibri" w:cs="Calibri"/>
            <w:rPrChange w:id="58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;</w:t>
        </w:r>
      </w:ins>
    </w:p>
    <w:p w14:paraId="6E004013" w14:textId="77777777" w:rsidR="00404963" w:rsidRPr="00404963" w:rsidRDefault="00404963" w:rsidP="00404963">
      <w:pPr>
        <w:pStyle w:val="Odlomakpopisa"/>
        <w:rPr>
          <w:ins w:id="583" w:author="Tonka Baša" w:date="2024-10-10T11:39:00Z" w16du:dateUtc="2024-10-10T09:39:00Z"/>
          <w:rFonts w:ascii="Calibri" w:hAnsi="Calibri" w:cs="Calibri"/>
          <w:rPrChange w:id="584" w:author="Tonka Baša" w:date="2024-10-10T11:39:00Z" w16du:dateUtc="2024-10-10T09:39:00Z">
            <w:rPr>
              <w:ins w:id="585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proofErr w:type="spellStart"/>
      <w:ins w:id="586" w:author="Tonka Baša" w:date="2024-10-10T11:39:00Z" w16du:dateUtc="2024-10-10T09:39:00Z">
        <w:r w:rsidRPr="00404963">
          <w:rPr>
            <w:rFonts w:ascii="Calibri" w:hAnsi="Calibri" w:cs="Calibri"/>
            <w:rPrChange w:id="58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Servo</w:t>
        </w:r>
        <w:proofErr w:type="spellEnd"/>
        <w:r w:rsidRPr="00404963">
          <w:rPr>
            <w:rFonts w:ascii="Calibri" w:hAnsi="Calibri" w:cs="Calibri"/>
            <w:rPrChange w:id="58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</w:t>
        </w:r>
        <w:proofErr w:type="spellStart"/>
        <w:r w:rsidRPr="00404963">
          <w:rPr>
            <w:rFonts w:ascii="Calibri" w:hAnsi="Calibri" w:cs="Calibri"/>
            <w:rPrChange w:id="58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motor_pl</w:t>
        </w:r>
        <w:proofErr w:type="spellEnd"/>
        <w:r w:rsidRPr="00404963">
          <w:rPr>
            <w:rFonts w:ascii="Calibri" w:hAnsi="Calibri" w:cs="Calibri"/>
            <w:rPrChange w:id="59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;</w:t>
        </w:r>
      </w:ins>
    </w:p>
    <w:p w14:paraId="1AA71AD5" w14:textId="77777777" w:rsidR="00404963" w:rsidRPr="00404963" w:rsidRDefault="00404963" w:rsidP="00404963">
      <w:pPr>
        <w:pStyle w:val="Odlomakpopisa"/>
        <w:rPr>
          <w:ins w:id="591" w:author="Tonka Baša" w:date="2024-10-10T11:39:00Z" w16du:dateUtc="2024-10-10T09:39:00Z"/>
          <w:rFonts w:ascii="Calibri" w:hAnsi="Calibri" w:cs="Calibri"/>
          <w:rPrChange w:id="592" w:author="Tonka Baša" w:date="2024-10-10T11:39:00Z" w16du:dateUtc="2024-10-10T09:39:00Z">
            <w:rPr>
              <w:ins w:id="593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proofErr w:type="spellStart"/>
      <w:ins w:id="594" w:author="Tonka Baša" w:date="2024-10-10T11:39:00Z" w16du:dateUtc="2024-10-10T09:39:00Z">
        <w:r w:rsidRPr="00404963">
          <w:rPr>
            <w:rFonts w:ascii="Calibri" w:hAnsi="Calibri" w:cs="Calibri"/>
            <w:rPrChange w:id="59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Servo</w:t>
        </w:r>
        <w:proofErr w:type="spellEnd"/>
        <w:r w:rsidRPr="00404963">
          <w:rPr>
            <w:rFonts w:ascii="Calibri" w:hAnsi="Calibri" w:cs="Calibri"/>
            <w:rPrChange w:id="59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</w:t>
        </w:r>
        <w:proofErr w:type="spellStart"/>
        <w:r w:rsidRPr="00404963">
          <w:rPr>
            <w:rFonts w:ascii="Calibri" w:hAnsi="Calibri" w:cs="Calibri"/>
            <w:rPrChange w:id="59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motor_pd</w:t>
        </w:r>
        <w:proofErr w:type="spellEnd"/>
        <w:r w:rsidRPr="00404963">
          <w:rPr>
            <w:rFonts w:ascii="Calibri" w:hAnsi="Calibri" w:cs="Calibri"/>
            <w:rPrChange w:id="59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;</w:t>
        </w:r>
      </w:ins>
    </w:p>
    <w:p w14:paraId="17BD0FA9" w14:textId="77777777" w:rsidR="00404963" w:rsidRPr="00404963" w:rsidRDefault="00404963" w:rsidP="00404963">
      <w:pPr>
        <w:pStyle w:val="Odlomakpopisa"/>
        <w:rPr>
          <w:ins w:id="599" w:author="Tonka Baša" w:date="2024-10-10T11:39:00Z" w16du:dateUtc="2024-10-10T09:39:00Z"/>
          <w:rFonts w:ascii="Calibri" w:hAnsi="Calibri" w:cs="Calibri"/>
          <w:rPrChange w:id="600" w:author="Tonka Baša" w:date="2024-10-10T11:39:00Z" w16du:dateUtc="2024-10-10T09:39:00Z">
            <w:rPr>
              <w:ins w:id="601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</w:p>
    <w:p w14:paraId="4B0E754D" w14:textId="77777777" w:rsidR="00404963" w:rsidRPr="00404963" w:rsidRDefault="00404963" w:rsidP="00404963">
      <w:pPr>
        <w:pStyle w:val="Odlomakpopisa"/>
        <w:rPr>
          <w:ins w:id="602" w:author="Tonka Baša" w:date="2024-10-10T11:39:00Z" w16du:dateUtc="2024-10-10T09:39:00Z"/>
          <w:rFonts w:ascii="Calibri" w:hAnsi="Calibri" w:cs="Calibri"/>
          <w:rPrChange w:id="603" w:author="Tonka Baša" w:date="2024-10-10T11:39:00Z" w16du:dateUtc="2024-10-10T09:39:00Z">
            <w:rPr>
              <w:ins w:id="604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proofErr w:type="spellStart"/>
      <w:ins w:id="605" w:author="Tonka Baša" w:date="2024-10-10T11:39:00Z" w16du:dateUtc="2024-10-10T09:39:00Z">
        <w:r w:rsidRPr="00404963">
          <w:rPr>
            <w:rFonts w:ascii="Calibri" w:hAnsi="Calibri" w:cs="Calibri"/>
            <w:rPrChange w:id="60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void</w:t>
        </w:r>
        <w:proofErr w:type="spellEnd"/>
        <w:r w:rsidRPr="00404963">
          <w:rPr>
            <w:rFonts w:ascii="Calibri" w:hAnsi="Calibri" w:cs="Calibri"/>
            <w:rPrChange w:id="60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</w:t>
        </w:r>
        <w:proofErr w:type="spellStart"/>
        <w:r w:rsidRPr="00404963">
          <w:rPr>
            <w:rFonts w:ascii="Calibri" w:hAnsi="Calibri" w:cs="Calibri"/>
            <w:rPrChange w:id="60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motor_stop</w:t>
        </w:r>
        <w:proofErr w:type="spellEnd"/>
        <w:r w:rsidRPr="00404963">
          <w:rPr>
            <w:rFonts w:ascii="Calibri" w:hAnsi="Calibri" w:cs="Calibri"/>
            <w:rPrChange w:id="60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() {</w:t>
        </w:r>
      </w:ins>
    </w:p>
    <w:p w14:paraId="04B6D994" w14:textId="77777777" w:rsidR="00404963" w:rsidRPr="00404963" w:rsidRDefault="00404963" w:rsidP="00404963">
      <w:pPr>
        <w:pStyle w:val="Odlomakpopisa"/>
        <w:rPr>
          <w:ins w:id="610" w:author="Tonka Baša" w:date="2024-10-10T11:39:00Z" w16du:dateUtc="2024-10-10T09:39:00Z"/>
          <w:rFonts w:ascii="Calibri" w:hAnsi="Calibri" w:cs="Calibri"/>
          <w:rPrChange w:id="611" w:author="Tonka Baša" w:date="2024-10-10T11:39:00Z" w16du:dateUtc="2024-10-10T09:39:00Z">
            <w:rPr>
              <w:ins w:id="612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613" w:author="Tonka Baša" w:date="2024-10-10T11:39:00Z" w16du:dateUtc="2024-10-10T09:39:00Z">
        <w:r w:rsidRPr="00404963">
          <w:rPr>
            <w:rFonts w:ascii="Calibri" w:hAnsi="Calibri" w:cs="Calibri"/>
            <w:rPrChange w:id="61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61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motor_pd.write</w:t>
        </w:r>
        <w:proofErr w:type="spellEnd"/>
        <w:r w:rsidRPr="00404963">
          <w:rPr>
            <w:rFonts w:ascii="Calibri" w:hAnsi="Calibri" w:cs="Calibri"/>
            <w:rPrChange w:id="61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(90);</w:t>
        </w:r>
      </w:ins>
    </w:p>
    <w:p w14:paraId="75C5A4A1" w14:textId="77777777" w:rsidR="00404963" w:rsidRPr="00404963" w:rsidRDefault="00404963" w:rsidP="00404963">
      <w:pPr>
        <w:pStyle w:val="Odlomakpopisa"/>
        <w:rPr>
          <w:ins w:id="617" w:author="Tonka Baša" w:date="2024-10-10T11:39:00Z" w16du:dateUtc="2024-10-10T09:39:00Z"/>
          <w:rFonts w:ascii="Calibri" w:hAnsi="Calibri" w:cs="Calibri"/>
          <w:rPrChange w:id="618" w:author="Tonka Baša" w:date="2024-10-10T11:39:00Z" w16du:dateUtc="2024-10-10T09:39:00Z">
            <w:rPr>
              <w:ins w:id="619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620" w:author="Tonka Baša" w:date="2024-10-10T11:39:00Z" w16du:dateUtc="2024-10-10T09:39:00Z">
        <w:r w:rsidRPr="00404963">
          <w:rPr>
            <w:rFonts w:ascii="Calibri" w:hAnsi="Calibri" w:cs="Calibri"/>
            <w:rPrChange w:id="62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62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motor_pl.write</w:t>
        </w:r>
        <w:proofErr w:type="spellEnd"/>
        <w:r w:rsidRPr="00404963">
          <w:rPr>
            <w:rFonts w:ascii="Calibri" w:hAnsi="Calibri" w:cs="Calibri"/>
            <w:rPrChange w:id="62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(90);</w:t>
        </w:r>
      </w:ins>
    </w:p>
    <w:p w14:paraId="3A49B896" w14:textId="77777777" w:rsidR="00404963" w:rsidRPr="00404963" w:rsidRDefault="00404963" w:rsidP="00404963">
      <w:pPr>
        <w:pStyle w:val="Odlomakpopisa"/>
        <w:rPr>
          <w:ins w:id="624" w:author="Tonka Baša" w:date="2024-10-10T11:39:00Z" w16du:dateUtc="2024-10-10T09:39:00Z"/>
          <w:rFonts w:ascii="Calibri" w:hAnsi="Calibri" w:cs="Calibri"/>
          <w:rPrChange w:id="625" w:author="Tonka Baša" w:date="2024-10-10T11:39:00Z" w16du:dateUtc="2024-10-10T09:39:00Z">
            <w:rPr>
              <w:ins w:id="626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627" w:author="Tonka Baša" w:date="2024-10-10T11:39:00Z" w16du:dateUtc="2024-10-10T09:39:00Z">
        <w:r w:rsidRPr="00404963">
          <w:rPr>
            <w:rFonts w:ascii="Calibri" w:hAnsi="Calibri" w:cs="Calibri"/>
            <w:rPrChange w:id="62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62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motor_sl.write</w:t>
        </w:r>
        <w:proofErr w:type="spellEnd"/>
        <w:r w:rsidRPr="00404963">
          <w:rPr>
            <w:rFonts w:ascii="Calibri" w:hAnsi="Calibri" w:cs="Calibri"/>
            <w:rPrChange w:id="63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(90);</w:t>
        </w:r>
      </w:ins>
    </w:p>
    <w:p w14:paraId="393B3553" w14:textId="77777777" w:rsidR="00404963" w:rsidRPr="00404963" w:rsidRDefault="00404963" w:rsidP="00404963">
      <w:pPr>
        <w:pStyle w:val="Odlomakpopisa"/>
        <w:rPr>
          <w:ins w:id="631" w:author="Tonka Baša" w:date="2024-10-10T11:39:00Z" w16du:dateUtc="2024-10-10T09:39:00Z"/>
          <w:rFonts w:ascii="Calibri" w:hAnsi="Calibri" w:cs="Calibri"/>
          <w:rPrChange w:id="632" w:author="Tonka Baša" w:date="2024-10-10T11:39:00Z" w16du:dateUtc="2024-10-10T09:39:00Z">
            <w:rPr>
              <w:ins w:id="633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634" w:author="Tonka Baša" w:date="2024-10-10T11:39:00Z" w16du:dateUtc="2024-10-10T09:39:00Z">
        <w:r w:rsidRPr="00404963">
          <w:rPr>
            <w:rFonts w:ascii="Calibri" w:hAnsi="Calibri" w:cs="Calibri"/>
            <w:rPrChange w:id="63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63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motor_sd.write</w:t>
        </w:r>
        <w:proofErr w:type="spellEnd"/>
        <w:r w:rsidRPr="00404963">
          <w:rPr>
            <w:rFonts w:ascii="Calibri" w:hAnsi="Calibri" w:cs="Calibri"/>
            <w:rPrChange w:id="63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(90);</w:t>
        </w:r>
      </w:ins>
    </w:p>
    <w:p w14:paraId="2F797B08" w14:textId="77777777" w:rsidR="00404963" w:rsidRPr="00404963" w:rsidRDefault="00404963" w:rsidP="00404963">
      <w:pPr>
        <w:pStyle w:val="Odlomakpopisa"/>
        <w:rPr>
          <w:ins w:id="638" w:author="Tonka Baša" w:date="2024-10-10T11:39:00Z" w16du:dateUtc="2024-10-10T09:39:00Z"/>
          <w:rFonts w:ascii="Calibri" w:hAnsi="Calibri" w:cs="Calibri"/>
          <w:rPrChange w:id="639" w:author="Tonka Baša" w:date="2024-10-10T11:39:00Z" w16du:dateUtc="2024-10-10T09:39:00Z">
            <w:rPr>
              <w:ins w:id="640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641" w:author="Tonka Baša" w:date="2024-10-10T11:39:00Z" w16du:dateUtc="2024-10-10T09:39:00Z">
        <w:r w:rsidRPr="00404963">
          <w:rPr>
            <w:rFonts w:ascii="Calibri" w:hAnsi="Calibri" w:cs="Calibri"/>
            <w:rPrChange w:id="64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}</w:t>
        </w:r>
      </w:ins>
    </w:p>
    <w:p w14:paraId="6271BF7D" w14:textId="77777777" w:rsidR="00404963" w:rsidRPr="00404963" w:rsidRDefault="00404963" w:rsidP="00404963">
      <w:pPr>
        <w:pStyle w:val="Odlomakpopisa"/>
        <w:rPr>
          <w:ins w:id="643" w:author="Tonka Baša" w:date="2024-10-10T11:39:00Z" w16du:dateUtc="2024-10-10T09:39:00Z"/>
          <w:rFonts w:ascii="Calibri" w:hAnsi="Calibri" w:cs="Calibri"/>
          <w:rPrChange w:id="644" w:author="Tonka Baša" w:date="2024-10-10T11:39:00Z" w16du:dateUtc="2024-10-10T09:39:00Z">
            <w:rPr>
              <w:ins w:id="645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</w:p>
    <w:p w14:paraId="40CC1998" w14:textId="77777777" w:rsidR="00404963" w:rsidRPr="00404963" w:rsidRDefault="00404963" w:rsidP="00404963">
      <w:pPr>
        <w:pStyle w:val="Odlomakpopisa"/>
        <w:rPr>
          <w:ins w:id="646" w:author="Tonka Baša" w:date="2024-10-10T11:39:00Z" w16du:dateUtc="2024-10-10T09:39:00Z"/>
          <w:rFonts w:ascii="Calibri" w:hAnsi="Calibri" w:cs="Calibri"/>
          <w:rPrChange w:id="647" w:author="Tonka Baša" w:date="2024-10-10T11:39:00Z" w16du:dateUtc="2024-10-10T09:39:00Z">
            <w:rPr>
              <w:ins w:id="648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proofErr w:type="spellStart"/>
      <w:ins w:id="649" w:author="Tonka Baša" w:date="2024-10-10T11:39:00Z" w16du:dateUtc="2024-10-10T09:39:00Z">
        <w:r w:rsidRPr="00404963">
          <w:rPr>
            <w:rFonts w:ascii="Calibri" w:hAnsi="Calibri" w:cs="Calibri"/>
            <w:rPrChange w:id="65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void</w:t>
        </w:r>
        <w:proofErr w:type="spellEnd"/>
        <w:r w:rsidRPr="00404963">
          <w:rPr>
            <w:rFonts w:ascii="Calibri" w:hAnsi="Calibri" w:cs="Calibri"/>
            <w:rPrChange w:id="65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</w:t>
        </w:r>
        <w:proofErr w:type="spellStart"/>
        <w:r w:rsidRPr="00404963">
          <w:rPr>
            <w:rFonts w:ascii="Calibri" w:hAnsi="Calibri" w:cs="Calibri"/>
            <w:rPrChange w:id="65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move_fw</w:t>
        </w:r>
        <w:proofErr w:type="spellEnd"/>
        <w:r w:rsidRPr="00404963">
          <w:rPr>
            <w:rFonts w:ascii="Calibri" w:hAnsi="Calibri" w:cs="Calibri"/>
            <w:rPrChange w:id="65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</w:t>
        </w:r>
        <w:proofErr w:type="spellStart"/>
        <w:r w:rsidRPr="00404963">
          <w:rPr>
            <w:rFonts w:ascii="Calibri" w:hAnsi="Calibri" w:cs="Calibri"/>
            <w:rPrChange w:id="65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int</w:t>
        </w:r>
        <w:proofErr w:type="spellEnd"/>
        <w:r w:rsidRPr="00404963">
          <w:rPr>
            <w:rFonts w:ascii="Calibri" w:hAnsi="Calibri" w:cs="Calibri"/>
            <w:rPrChange w:id="65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time) { // Kretanje naprijed</w:t>
        </w:r>
      </w:ins>
    </w:p>
    <w:p w14:paraId="70FEA75F" w14:textId="77777777" w:rsidR="00404963" w:rsidRPr="00404963" w:rsidRDefault="00404963" w:rsidP="00404963">
      <w:pPr>
        <w:pStyle w:val="Odlomakpopisa"/>
        <w:rPr>
          <w:ins w:id="656" w:author="Tonka Baša" w:date="2024-10-10T11:39:00Z" w16du:dateUtc="2024-10-10T09:39:00Z"/>
          <w:rFonts w:ascii="Calibri" w:hAnsi="Calibri" w:cs="Calibri"/>
          <w:rPrChange w:id="657" w:author="Tonka Baša" w:date="2024-10-10T11:39:00Z" w16du:dateUtc="2024-10-10T09:39:00Z">
            <w:rPr>
              <w:ins w:id="658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659" w:author="Tonka Baša" w:date="2024-10-10T11:39:00Z" w16du:dateUtc="2024-10-10T09:39:00Z">
        <w:r w:rsidRPr="00404963">
          <w:rPr>
            <w:rFonts w:ascii="Calibri" w:hAnsi="Calibri" w:cs="Calibri"/>
            <w:rPrChange w:id="66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for (</w:t>
        </w:r>
        <w:proofErr w:type="spellStart"/>
        <w:r w:rsidRPr="00404963">
          <w:rPr>
            <w:rFonts w:ascii="Calibri" w:hAnsi="Calibri" w:cs="Calibri"/>
            <w:rPrChange w:id="66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int</w:t>
        </w:r>
        <w:proofErr w:type="spellEnd"/>
        <w:r w:rsidRPr="00404963">
          <w:rPr>
            <w:rFonts w:ascii="Calibri" w:hAnsi="Calibri" w:cs="Calibri"/>
            <w:rPrChange w:id="66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i = 90; i &gt;= 0; i--) {</w:t>
        </w:r>
      </w:ins>
    </w:p>
    <w:p w14:paraId="7467C877" w14:textId="77777777" w:rsidR="00404963" w:rsidRPr="00404963" w:rsidRDefault="00404963" w:rsidP="00404963">
      <w:pPr>
        <w:pStyle w:val="Odlomakpopisa"/>
        <w:rPr>
          <w:ins w:id="663" w:author="Tonka Baša" w:date="2024-10-10T11:39:00Z" w16du:dateUtc="2024-10-10T09:39:00Z"/>
          <w:rFonts w:ascii="Calibri" w:hAnsi="Calibri" w:cs="Calibri"/>
          <w:rPrChange w:id="664" w:author="Tonka Baša" w:date="2024-10-10T11:39:00Z" w16du:dateUtc="2024-10-10T09:39:00Z">
            <w:rPr>
              <w:ins w:id="665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666" w:author="Tonka Baša" w:date="2024-10-10T11:39:00Z" w16du:dateUtc="2024-10-10T09:39:00Z">
        <w:r w:rsidRPr="00404963">
          <w:rPr>
            <w:rFonts w:ascii="Calibri" w:hAnsi="Calibri" w:cs="Calibri"/>
            <w:rPrChange w:id="66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66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motor_pd.write</w:t>
        </w:r>
        <w:proofErr w:type="spellEnd"/>
        <w:r w:rsidRPr="00404963">
          <w:rPr>
            <w:rFonts w:ascii="Calibri" w:hAnsi="Calibri" w:cs="Calibri"/>
            <w:rPrChange w:id="66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(i);</w:t>
        </w:r>
      </w:ins>
    </w:p>
    <w:p w14:paraId="4C827F3B" w14:textId="77777777" w:rsidR="00404963" w:rsidRPr="00404963" w:rsidRDefault="00404963" w:rsidP="00404963">
      <w:pPr>
        <w:pStyle w:val="Odlomakpopisa"/>
        <w:rPr>
          <w:ins w:id="670" w:author="Tonka Baša" w:date="2024-10-10T11:39:00Z" w16du:dateUtc="2024-10-10T09:39:00Z"/>
          <w:rFonts w:ascii="Calibri" w:hAnsi="Calibri" w:cs="Calibri"/>
          <w:rPrChange w:id="671" w:author="Tonka Baša" w:date="2024-10-10T11:39:00Z" w16du:dateUtc="2024-10-10T09:39:00Z">
            <w:rPr>
              <w:ins w:id="672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673" w:author="Tonka Baša" w:date="2024-10-10T11:39:00Z" w16du:dateUtc="2024-10-10T09:39:00Z">
        <w:r w:rsidRPr="00404963">
          <w:rPr>
            <w:rFonts w:ascii="Calibri" w:hAnsi="Calibri" w:cs="Calibri"/>
            <w:rPrChange w:id="67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67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motor_pl.write</w:t>
        </w:r>
        <w:proofErr w:type="spellEnd"/>
        <w:r w:rsidRPr="00404963">
          <w:rPr>
            <w:rFonts w:ascii="Calibri" w:hAnsi="Calibri" w:cs="Calibri"/>
            <w:rPrChange w:id="67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(180 - i);</w:t>
        </w:r>
      </w:ins>
    </w:p>
    <w:p w14:paraId="4557D9F8" w14:textId="77777777" w:rsidR="00404963" w:rsidRPr="00404963" w:rsidRDefault="00404963" w:rsidP="00404963">
      <w:pPr>
        <w:pStyle w:val="Odlomakpopisa"/>
        <w:rPr>
          <w:ins w:id="677" w:author="Tonka Baša" w:date="2024-10-10T11:39:00Z" w16du:dateUtc="2024-10-10T09:39:00Z"/>
          <w:rFonts w:ascii="Calibri" w:hAnsi="Calibri" w:cs="Calibri"/>
          <w:rPrChange w:id="678" w:author="Tonka Baša" w:date="2024-10-10T11:39:00Z" w16du:dateUtc="2024-10-10T09:39:00Z">
            <w:rPr>
              <w:ins w:id="679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680" w:author="Tonka Baša" w:date="2024-10-10T11:39:00Z" w16du:dateUtc="2024-10-10T09:39:00Z">
        <w:r w:rsidRPr="00404963">
          <w:rPr>
            <w:rFonts w:ascii="Calibri" w:hAnsi="Calibri" w:cs="Calibri"/>
            <w:rPrChange w:id="68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68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motor_sl.write</w:t>
        </w:r>
        <w:proofErr w:type="spellEnd"/>
        <w:r w:rsidRPr="00404963">
          <w:rPr>
            <w:rFonts w:ascii="Calibri" w:hAnsi="Calibri" w:cs="Calibri"/>
            <w:rPrChange w:id="68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(i);</w:t>
        </w:r>
      </w:ins>
    </w:p>
    <w:p w14:paraId="5651C946" w14:textId="77777777" w:rsidR="00404963" w:rsidRPr="00404963" w:rsidRDefault="00404963" w:rsidP="00404963">
      <w:pPr>
        <w:pStyle w:val="Odlomakpopisa"/>
        <w:rPr>
          <w:ins w:id="684" w:author="Tonka Baša" w:date="2024-10-10T11:39:00Z" w16du:dateUtc="2024-10-10T09:39:00Z"/>
          <w:rFonts w:ascii="Calibri" w:hAnsi="Calibri" w:cs="Calibri"/>
          <w:rPrChange w:id="685" w:author="Tonka Baša" w:date="2024-10-10T11:39:00Z" w16du:dateUtc="2024-10-10T09:39:00Z">
            <w:rPr>
              <w:ins w:id="686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687" w:author="Tonka Baša" w:date="2024-10-10T11:39:00Z" w16du:dateUtc="2024-10-10T09:39:00Z">
        <w:r w:rsidRPr="00404963">
          <w:rPr>
            <w:rFonts w:ascii="Calibri" w:hAnsi="Calibri" w:cs="Calibri"/>
            <w:rPrChange w:id="68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68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motor_sd.write</w:t>
        </w:r>
        <w:proofErr w:type="spellEnd"/>
        <w:r w:rsidRPr="00404963">
          <w:rPr>
            <w:rFonts w:ascii="Calibri" w:hAnsi="Calibri" w:cs="Calibri"/>
            <w:rPrChange w:id="69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(180 - i);</w:t>
        </w:r>
      </w:ins>
    </w:p>
    <w:p w14:paraId="1AA35587" w14:textId="77777777" w:rsidR="00404963" w:rsidRPr="00404963" w:rsidRDefault="00404963" w:rsidP="00404963">
      <w:pPr>
        <w:pStyle w:val="Odlomakpopisa"/>
        <w:rPr>
          <w:ins w:id="691" w:author="Tonka Baša" w:date="2024-10-10T11:39:00Z" w16du:dateUtc="2024-10-10T09:39:00Z"/>
          <w:rFonts w:ascii="Calibri" w:hAnsi="Calibri" w:cs="Calibri"/>
          <w:rPrChange w:id="692" w:author="Tonka Baša" w:date="2024-10-10T11:39:00Z" w16du:dateUtc="2024-10-10T09:39:00Z">
            <w:rPr>
              <w:ins w:id="693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694" w:author="Tonka Baša" w:date="2024-10-10T11:39:00Z" w16du:dateUtc="2024-10-10T09:39:00Z">
        <w:r w:rsidRPr="00404963">
          <w:rPr>
            <w:rFonts w:ascii="Calibri" w:hAnsi="Calibri" w:cs="Calibri"/>
            <w:rPrChange w:id="69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}</w:t>
        </w:r>
      </w:ins>
    </w:p>
    <w:p w14:paraId="0714E062" w14:textId="77777777" w:rsidR="00404963" w:rsidRPr="00404963" w:rsidRDefault="00404963" w:rsidP="00404963">
      <w:pPr>
        <w:pStyle w:val="Odlomakpopisa"/>
        <w:rPr>
          <w:ins w:id="696" w:author="Tonka Baša" w:date="2024-10-10T11:39:00Z" w16du:dateUtc="2024-10-10T09:39:00Z"/>
          <w:rFonts w:ascii="Calibri" w:hAnsi="Calibri" w:cs="Calibri"/>
          <w:rPrChange w:id="697" w:author="Tonka Baša" w:date="2024-10-10T11:39:00Z" w16du:dateUtc="2024-10-10T09:39:00Z">
            <w:rPr>
              <w:ins w:id="698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699" w:author="Tonka Baša" w:date="2024-10-10T11:39:00Z" w16du:dateUtc="2024-10-10T09:39:00Z">
        <w:r w:rsidRPr="00404963">
          <w:rPr>
            <w:rFonts w:ascii="Calibri" w:hAnsi="Calibri" w:cs="Calibri"/>
            <w:rPrChange w:id="70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70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delay</w:t>
        </w:r>
        <w:proofErr w:type="spellEnd"/>
        <w:r w:rsidRPr="00404963">
          <w:rPr>
            <w:rFonts w:ascii="Calibri" w:hAnsi="Calibri" w:cs="Calibri"/>
            <w:rPrChange w:id="70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(time * 1000);</w:t>
        </w:r>
      </w:ins>
    </w:p>
    <w:p w14:paraId="46F0B5E4" w14:textId="77777777" w:rsidR="00404963" w:rsidRPr="00404963" w:rsidRDefault="00404963" w:rsidP="00404963">
      <w:pPr>
        <w:pStyle w:val="Odlomakpopisa"/>
        <w:rPr>
          <w:ins w:id="703" w:author="Tonka Baša" w:date="2024-10-10T11:39:00Z" w16du:dateUtc="2024-10-10T09:39:00Z"/>
          <w:rFonts w:ascii="Calibri" w:hAnsi="Calibri" w:cs="Calibri"/>
          <w:rPrChange w:id="704" w:author="Tonka Baša" w:date="2024-10-10T11:39:00Z" w16du:dateUtc="2024-10-10T09:39:00Z">
            <w:rPr>
              <w:ins w:id="705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706" w:author="Tonka Baša" w:date="2024-10-10T11:39:00Z" w16du:dateUtc="2024-10-10T09:39:00Z">
        <w:r w:rsidRPr="00404963">
          <w:rPr>
            <w:rFonts w:ascii="Calibri" w:hAnsi="Calibri" w:cs="Calibri"/>
            <w:rPrChange w:id="70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70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motor_stop</w:t>
        </w:r>
        <w:proofErr w:type="spellEnd"/>
        <w:r w:rsidRPr="00404963">
          <w:rPr>
            <w:rFonts w:ascii="Calibri" w:hAnsi="Calibri" w:cs="Calibri"/>
            <w:rPrChange w:id="70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();</w:t>
        </w:r>
      </w:ins>
    </w:p>
    <w:p w14:paraId="1B7EBEB4" w14:textId="77777777" w:rsidR="00404963" w:rsidRPr="00404963" w:rsidRDefault="00404963" w:rsidP="00404963">
      <w:pPr>
        <w:pStyle w:val="Odlomakpopisa"/>
        <w:rPr>
          <w:ins w:id="710" w:author="Tonka Baša" w:date="2024-10-10T11:39:00Z" w16du:dateUtc="2024-10-10T09:39:00Z"/>
          <w:rFonts w:ascii="Calibri" w:hAnsi="Calibri" w:cs="Calibri"/>
          <w:rPrChange w:id="711" w:author="Tonka Baša" w:date="2024-10-10T11:39:00Z" w16du:dateUtc="2024-10-10T09:39:00Z">
            <w:rPr>
              <w:ins w:id="712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713" w:author="Tonka Baša" w:date="2024-10-10T11:39:00Z" w16du:dateUtc="2024-10-10T09:39:00Z">
        <w:r w:rsidRPr="00404963">
          <w:rPr>
            <w:rFonts w:ascii="Calibri" w:hAnsi="Calibri" w:cs="Calibri"/>
            <w:rPrChange w:id="71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}</w:t>
        </w:r>
      </w:ins>
    </w:p>
    <w:p w14:paraId="6866AED1" w14:textId="77777777" w:rsidR="00404963" w:rsidRPr="00404963" w:rsidRDefault="00404963" w:rsidP="00404963">
      <w:pPr>
        <w:pStyle w:val="Odlomakpopisa"/>
        <w:rPr>
          <w:ins w:id="715" w:author="Tonka Baša" w:date="2024-10-10T11:39:00Z" w16du:dateUtc="2024-10-10T09:39:00Z"/>
          <w:rFonts w:ascii="Calibri" w:hAnsi="Calibri" w:cs="Calibri"/>
          <w:rPrChange w:id="716" w:author="Tonka Baša" w:date="2024-10-10T11:39:00Z" w16du:dateUtc="2024-10-10T09:39:00Z">
            <w:rPr>
              <w:ins w:id="717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</w:p>
    <w:p w14:paraId="464D874E" w14:textId="77777777" w:rsidR="00404963" w:rsidRPr="00404963" w:rsidRDefault="00404963" w:rsidP="00404963">
      <w:pPr>
        <w:pStyle w:val="Odlomakpopisa"/>
        <w:rPr>
          <w:ins w:id="718" w:author="Tonka Baša" w:date="2024-10-10T11:39:00Z" w16du:dateUtc="2024-10-10T09:39:00Z"/>
          <w:rFonts w:ascii="Calibri" w:hAnsi="Calibri" w:cs="Calibri"/>
          <w:rPrChange w:id="719" w:author="Tonka Baša" w:date="2024-10-10T11:39:00Z" w16du:dateUtc="2024-10-10T09:39:00Z">
            <w:rPr>
              <w:ins w:id="720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proofErr w:type="spellStart"/>
      <w:ins w:id="721" w:author="Tonka Baša" w:date="2024-10-10T11:39:00Z" w16du:dateUtc="2024-10-10T09:39:00Z">
        <w:r w:rsidRPr="00404963">
          <w:rPr>
            <w:rFonts w:ascii="Calibri" w:hAnsi="Calibri" w:cs="Calibri"/>
            <w:rPrChange w:id="72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void</w:t>
        </w:r>
        <w:proofErr w:type="spellEnd"/>
        <w:r w:rsidRPr="00404963">
          <w:rPr>
            <w:rFonts w:ascii="Calibri" w:hAnsi="Calibri" w:cs="Calibri"/>
            <w:rPrChange w:id="72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</w:t>
        </w:r>
        <w:proofErr w:type="spellStart"/>
        <w:r w:rsidRPr="00404963">
          <w:rPr>
            <w:rFonts w:ascii="Calibri" w:hAnsi="Calibri" w:cs="Calibri"/>
            <w:rPrChange w:id="72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move_back</w:t>
        </w:r>
        <w:proofErr w:type="spellEnd"/>
        <w:r w:rsidRPr="00404963">
          <w:rPr>
            <w:rFonts w:ascii="Calibri" w:hAnsi="Calibri" w:cs="Calibri"/>
            <w:rPrChange w:id="72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</w:t>
        </w:r>
        <w:proofErr w:type="spellStart"/>
        <w:r w:rsidRPr="00404963">
          <w:rPr>
            <w:rFonts w:ascii="Calibri" w:hAnsi="Calibri" w:cs="Calibri"/>
            <w:rPrChange w:id="72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int</w:t>
        </w:r>
        <w:proofErr w:type="spellEnd"/>
        <w:r w:rsidRPr="00404963">
          <w:rPr>
            <w:rFonts w:ascii="Calibri" w:hAnsi="Calibri" w:cs="Calibri"/>
            <w:rPrChange w:id="72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time) { // Kretanje natrag</w:t>
        </w:r>
      </w:ins>
    </w:p>
    <w:p w14:paraId="274C8D16" w14:textId="77777777" w:rsidR="00404963" w:rsidRPr="00404963" w:rsidRDefault="00404963" w:rsidP="00404963">
      <w:pPr>
        <w:pStyle w:val="Odlomakpopisa"/>
        <w:rPr>
          <w:ins w:id="728" w:author="Tonka Baša" w:date="2024-10-10T11:39:00Z" w16du:dateUtc="2024-10-10T09:39:00Z"/>
          <w:rFonts w:ascii="Calibri" w:hAnsi="Calibri" w:cs="Calibri"/>
          <w:rPrChange w:id="729" w:author="Tonka Baša" w:date="2024-10-10T11:39:00Z" w16du:dateUtc="2024-10-10T09:39:00Z">
            <w:rPr>
              <w:ins w:id="730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731" w:author="Tonka Baša" w:date="2024-10-10T11:39:00Z" w16du:dateUtc="2024-10-10T09:39:00Z">
        <w:r w:rsidRPr="00404963">
          <w:rPr>
            <w:rFonts w:ascii="Calibri" w:hAnsi="Calibri" w:cs="Calibri"/>
            <w:rPrChange w:id="73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for (</w:t>
        </w:r>
        <w:proofErr w:type="spellStart"/>
        <w:r w:rsidRPr="00404963">
          <w:rPr>
            <w:rFonts w:ascii="Calibri" w:hAnsi="Calibri" w:cs="Calibri"/>
            <w:rPrChange w:id="73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int</w:t>
        </w:r>
        <w:proofErr w:type="spellEnd"/>
        <w:r w:rsidRPr="00404963">
          <w:rPr>
            <w:rFonts w:ascii="Calibri" w:hAnsi="Calibri" w:cs="Calibri"/>
            <w:rPrChange w:id="73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i = 90; i &gt;= 0; i--) {</w:t>
        </w:r>
      </w:ins>
    </w:p>
    <w:p w14:paraId="3ECD3EFD" w14:textId="77777777" w:rsidR="00404963" w:rsidRPr="00404963" w:rsidRDefault="00404963" w:rsidP="00404963">
      <w:pPr>
        <w:pStyle w:val="Odlomakpopisa"/>
        <w:rPr>
          <w:ins w:id="735" w:author="Tonka Baša" w:date="2024-10-10T11:39:00Z" w16du:dateUtc="2024-10-10T09:39:00Z"/>
          <w:rFonts w:ascii="Calibri" w:hAnsi="Calibri" w:cs="Calibri"/>
          <w:rPrChange w:id="736" w:author="Tonka Baša" w:date="2024-10-10T11:39:00Z" w16du:dateUtc="2024-10-10T09:39:00Z">
            <w:rPr>
              <w:ins w:id="737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738" w:author="Tonka Baša" w:date="2024-10-10T11:39:00Z" w16du:dateUtc="2024-10-10T09:39:00Z">
        <w:r w:rsidRPr="00404963">
          <w:rPr>
            <w:rFonts w:ascii="Calibri" w:hAnsi="Calibri" w:cs="Calibri"/>
            <w:rPrChange w:id="73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74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motor_pd.write</w:t>
        </w:r>
        <w:proofErr w:type="spellEnd"/>
        <w:r w:rsidRPr="00404963">
          <w:rPr>
            <w:rFonts w:ascii="Calibri" w:hAnsi="Calibri" w:cs="Calibri"/>
            <w:rPrChange w:id="74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(180 - i);</w:t>
        </w:r>
      </w:ins>
    </w:p>
    <w:p w14:paraId="62F63A03" w14:textId="77777777" w:rsidR="00404963" w:rsidRPr="00404963" w:rsidRDefault="00404963" w:rsidP="00404963">
      <w:pPr>
        <w:pStyle w:val="Odlomakpopisa"/>
        <w:rPr>
          <w:ins w:id="742" w:author="Tonka Baša" w:date="2024-10-10T11:39:00Z" w16du:dateUtc="2024-10-10T09:39:00Z"/>
          <w:rFonts w:ascii="Calibri" w:hAnsi="Calibri" w:cs="Calibri"/>
          <w:rPrChange w:id="743" w:author="Tonka Baša" w:date="2024-10-10T11:39:00Z" w16du:dateUtc="2024-10-10T09:39:00Z">
            <w:rPr>
              <w:ins w:id="744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745" w:author="Tonka Baša" w:date="2024-10-10T11:39:00Z" w16du:dateUtc="2024-10-10T09:39:00Z">
        <w:r w:rsidRPr="00404963">
          <w:rPr>
            <w:rFonts w:ascii="Calibri" w:hAnsi="Calibri" w:cs="Calibri"/>
            <w:rPrChange w:id="74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74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motor_pl.write</w:t>
        </w:r>
        <w:proofErr w:type="spellEnd"/>
        <w:r w:rsidRPr="00404963">
          <w:rPr>
            <w:rFonts w:ascii="Calibri" w:hAnsi="Calibri" w:cs="Calibri"/>
            <w:rPrChange w:id="74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(i);</w:t>
        </w:r>
      </w:ins>
    </w:p>
    <w:p w14:paraId="1B1C7795" w14:textId="77777777" w:rsidR="00404963" w:rsidRPr="00404963" w:rsidRDefault="00404963" w:rsidP="00404963">
      <w:pPr>
        <w:pStyle w:val="Odlomakpopisa"/>
        <w:rPr>
          <w:ins w:id="749" w:author="Tonka Baša" w:date="2024-10-10T11:39:00Z" w16du:dateUtc="2024-10-10T09:39:00Z"/>
          <w:rFonts w:ascii="Calibri" w:hAnsi="Calibri" w:cs="Calibri"/>
          <w:rPrChange w:id="750" w:author="Tonka Baša" w:date="2024-10-10T11:39:00Z" w16du:dateUtc="2024-10-10T09:39:00Z">
            <w:rPr>
              <w:ins w:id="751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752" w:author="Tonka Baša" w:date="2024-10-10T11:39:00Z" w16du:dateUtc="2024-10-10T09:39:00Z">
        <w:r w:rsidRPr="00404963">
          <w:rPr>
            <w:rFonts w:ascii="Calibri" w:hAnsi="Calibri" w:cs="Calibri"/>
            <w:rPrChange w:id="75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75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motor_sl.write</w:t>
        </w:r>
        <w:proofErr w:type="spellEnd"/>
        <w:r w:rsidRPr="00404963">
          <w:rPr>
            <w:rFonts w:ascii="Calibri" w:hAnsi="Calibri" w:cs="Calibri"/>
            <w:rPrChange w:id="75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(180 - i);</w:t>
        </w:r>
      </w:ins>
    </w:p>
    <w:p w14:paraId="2E245796" w14:textId="77777777" w:rsidR="00404963" w:rsidRPr="00404963" w:rsidRDefault="00404963" w:rsidP="00404963">
      <w:pPr>
        <w:pStyle w:val="Odlomakpopisa"/>
        <w:rPr>
          <w:ins w:id="756" w:author="Tonka Baša" w:date="2024-10-10T11:39:00Z" w16du:dateUtc="2024-10-10T09:39:00Z"/>
          <w:rFonts w:ascii="Calibri" w:hAnsi="Calibri" w:cs="Calibri"/>
          <w:rPrChange w:id="757" w:author="Tonka Baša" w:date="2024-10-10T11:39:00Z" w16du:dateUtc="2024-10-10T09:39:00Z">
            <w:rPr>
              <w:ins w:id="758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759" w:author="Tonka Baša" w:date="2024-10-10T11:39:00Z" w16du:dateUtc="2024-10-10T09:39:00Z">
        <w:r w:rsidRPr="00404963">
          <w:rPr>
            <w:rFonts w:ascii="Calibri" w:hAnsi="Calibri" w:cs="Calibri"/>
            <w:rPrChange w:id="76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76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motor_sd.write</w:t>
        </w:r>
        <w:proofErr w:type="spellEnd"/>
        <w:r w:rsidRPr="00404963">
          <w:rPr>
            <w:rFonts w:ascii="Calibri" w:hAnsi="Calibri" w:cs="Calibri"/>
            <w:rPrChange w:id="76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(i);</w:t>
        </w:r>
      </w:ins>
    </w:p>
    <w:p w14:paraId="4340E1C5" w14:textId="77777777" w:rsidR="00404963" w:rsidRPr="00404963" w:rsidRDefault="00404963" w:rsidP="00404963">
      <w:pPr>
        <w:pStyle w:val="Odlomakpopisa"/>
        <w:rPr>
          <w:ins w:id="763" w:author="Tonka Baša" w:date="2024-10-10T11:39:00Z" w16du:dateUtc="2024-10-10T09:39:00Z"/>
          <w:rFonts w:ascii="Calibri" w:hAnsi="Calibri" w:cs="Calibri"/>
          <w:rPrChange w:id="764" w:author="Tonka Baša" w:date="2024-10-10T11:39:00Z" w16du:dateUtc="2024-10-10T09:39:00Z">
            <w:rPr>
              <w:ins w:id="765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766" w:author="Tonka Baša" w:date="2024-10-10T11:39:00Z" w16du:dateUtc="2024-10-10T09:39:00Z">
        <w:r w:rsidRPr="00404963">
          <w:rPr>
            <w:rFonts w:ascii="Calibri" w:hAnsi="Calibri" w:cs="Calibri"/>
            <w:rPrChange w:id="76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}</w:t>
        </w:r>
      </w:ins>
    </w:p>
    <w:p w14:paraId="2B2218F6" w14:textId="77777777" w:rsidR="00404963" w:rsidRPr="00404963" w:rsidRDefault="00404963" w:rsidP="00404963">
      <w:pPr>
        <w:pStyle w:val="Odlomakpopisa"/>
        <w:rPr>
          <w:ins w:id="768" w:author="Tonka Baša" w:date="2024-10-10T11:39:00Z" w16du:dateUtc="2024-10-10T09:39:00Z"/>
          <w:rFonts w:ascii="Calibri" w:hAnsi="Calibri" w:cs="Calibri"/>
          <w:rPrChange w:id="769" w:author="Tonka Baša" w:date="2024-10-10T11:39:00Z" w16du:dateUtc="2024-10-10T09:39:00Z">
            <w:rPr>
              <w:ins w:id="770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771" w:author="Tonka Baša" w:date="2024-10-10T11:39:00Z" w16du:dateUtc="2024-10-10T09:39:00Z">
        <w:r w:rsidRPr="00404963">
          <w:rPr>
            <w:rFonts w:ascii="Calibri" w:hAnsi="Calibri" w:cs="Calibri"/>
            <w:rPrChange w:id="77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77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delay</w:t>
        </w:r>
        <w:proofErr w:type="spellEnd"/>
        <w:r w:rsidRPr="00404963">
          <w:rPr>
            <w:rFonts w:ascii="Calibri" w:hAnsi="Calibri" w:cs="Calibri"/>
            <w:rPrChange w:id="77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(time * 1000);</w:t>
        </w:r>
      </w:ins>
    </w:p>
    <w:p w14:paraId="56245967" w14:textId="77777777" w:rsidR="00404963" w:rsidRPr="00404963" w:rsidRDefault="00404963" w:rsidP="00404963">
      <w:pPr>
        <w:pStyle w:val="Odlomakpopisa"/>
        <w:rPr>
          <w:ins w:id="775" w:author="Tonka Baša" w:date="2024-10-10T11:39:00Z" w16du:dateUtc="2024-10-10T09:39:00Z"/>
          <w:rFonts w:ascii="Calibri" w:hAnsi="Calibri" w:cs="Calibri"/>
          <w:rPrChange w:id="776" w:author="Tonka Baša" w:date="2024-10-10T11:39:00Z" w16du:dateUtc="2024-10-10T09:39:00Z">
            <w:rPr>
              <w:ins w:id="777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778" w:author="Tonka Baša" w:date="2024-10-10T11:39:00Z" w16du:dateUtc="2024-10-10T09:39:00Z">
        <w:r w:rsidRPr="00404963">
          <w:rPr>
            <w:rFonts w:ascii="Calibri" w:hAnsi="Calibri" w:cs="Calibri"/>
            <w:rPrChange w:id="77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78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motor_stop</w:t>
        </w:r>
        <w:proofErr w:type="spellEnd"/>
        <w:r w:rsidRPr="00404963">
          <w:rPr>
            <w:rFonts w:ascii="Calibri" w:hAnsi="Calibri" w:cs="Calibri"/>
            <w:rPrChange w:id="78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();</w:t>
        </w:r>
      </w:ins>
    </w:p>
    <w:p w14:paraId="4B869B8F" w14:textId="77777777" w:rsidR="00404963" w:rsidRPr="00404963" w:rsidRDefault="00404963" w:rsidP="00404963">
      <w:pPr>
        <w:pStyle w:val="Odlomakpopisa"/>
        <w:rPr>
          <w:ins w:id="782" w:author="Tonka Baša" w:date="2024-10-10T11:39:00Z" w16du:dateUtc="2024-10-10T09:39:00Z"/>
          <w:rFonts w:ascii="Calibri" w:hAnsi="Calibri" w:cs="Calibri"/>
          <w:rPrChange w:id="783" w:author="Tonka Baša" w:date="2024-10-10T11:39:00Z" w16du:dateUtc="2024-10-10T09:39:00Z">
            <w:rPr>
              <w:ins w:id="784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785" w:author="Tonka Baša" w:date="2024-10-10T11:39:00Z" w16du:dateUtc="2024-10-10T09:39:00Z">
        <w:r w:rsidRPr="00404963">
          <w:rPr>
            <w:rFonts w:ascii="Calibri" w:hAnsi="Calibri" w:cs="Calibri"/>
            <w:rPrChange w:id="78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}</w:t>
        </w:r>
      </w:ins>
    </w:p>
    <w:p w14:paraId="060AA04F" w14:textId="77777777" w:rsidR="00404963" w:rsidRPr="00404963" w:rsidRDefault="00404963" w:rsidP="00404963">
      <w:pPr>
        <w:pStyle w:val="Odlomakpopisa"/>
        <w:rPr>
          <w:ins w:id="787" w:author="Tonka Baša" w:date="2024-10-10T11:39:00Z" w16du:dateUtc="2024-10-10T09:39:00Z"/>
          <w:rFonts w:ascii="Calibri" w:hAnsi="Calibri" w:cs="Calibri"/>
          <w:rPrChange w:id="788" w:author="Tonka Baša" w:date="2024-10-10T11:39:00Z" w16du:dateUtc="2024-10-10T09:39:00Z">
            <w:rPr>
              <w:ins w:id="789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</w:p>
    <w:p w14:paraId="60B4A4A1" w14:textId="77777777" w:rsidR="00404963" w:rsidRPr="00404963" w:rsidRDefault="00404963" w:rsidP="00404963">
      <w:pPr>
        <w:pStyle w:val="Odlomakpopisa"/>
        <w:rPr>
          <w:ins w:id="790" w:author="Tonka Baša" w:date="2024-10-10T11:39:00Z" w16du:dateUtc="2024-10-10T09:39:00Z"/>
          <w:rFonts w:ascii="Calibri" w:hAnsi="Calibri" w:cs="Calibri"/>
          <w:rPrChange w:id="791" w:author="Tonka Baša" w:date="2024-10-10T11:39:00Z" w16du:dateUtc="2024-10-10T09:39:00Z">
            <w:rPr>
              <w:ins w:id="792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proofErr w:type="spellStart"/>
      <w:ins w:id="793" w:author="Tonka Baša" w:date="2024-10-10T11:39:00Z" w16du:dateUtc="2024-10-10T09:39:00Z">
        <w:r w:rsidRPr="00404963">
          <w:rPr>
            <w:rFonts w:ascii="Calibri" w:hAnsi="Calibri" w:cs="Calibri"/>
            <w:rPrChange w:id="79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void</w:t>
        </w:r>
        <w:proofErr w:type="spellEnd"/>
        <w:r w:rsidRPr="00404963">
          <w:rPr>
            <w:rFonts w:ascii="Calibri" w:hAnsi="Calibri" w:cs="Calibri"/>
            <w:rPrChange w:id="79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</w:t>
        </w:r>
        <w:proofErr w:type="spellStart"/>
        <w:r w:rsidRPr="00404963">
          <w:rPr>
            <w:rFonts w:ascii="Calibri" w:hAnsi="Calibri" w:cs="Calibri"/>
            <w:rPrChange w:id="79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move_right</w:t>
        </w:r>
        <w:proofErr w:type="spellEnd"/>
        <w:r w:rsidRPr="00404963">
          <w:rPr>
            <w:rFonts w:ascii="Calibri" w:hAnsi="Calibri" w:cs="Calibri"/>
            <w:rPrChange w:id="79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</w:t>
        </w:r>
        <w:proofErr w:type="spellStart"/>
        <w:r w:rsidRPr="00404963">
          <w:rPr>
            <w:rFonts w:ascii="Calibri" w:hAnsi="Calibri" w:cs="Calibri"/>
            <w:rPrChange w:id="79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int</w:t>
        </w:r>
        <w:proofErr w:type="spellEnd"/>
        <w:r w:rsidRPr="00404963">
          <w:rPr>
            <w:rFonts w:ascii="Calibri" w:hAnsi="Calibri" w:cs="Calibri"/>
            <w:rPrChange w:id="79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time) { // Kretanje desno</w:t>
        </w:r>
      </w:ins>
    </w:p>
    <w:p w14:paraId="0D1C9B98" w14:textId="77777777" w:rsidR="00404963" w:rsidRPr="00404963" w:rsidRDefault="00404963" w:rsidP="00404963">
      <w:pPr>
        <w:pStyle w:val="Odlomakpopisa"/>
        <w:rPr>
          <w:ins w:id="800" w:author="Tonka Baša" w:date="2024-10-10T11:39:00Z" w16du:dateUtc="2024-10-10T09:39:00Z"/>
          <w:rFonts w:ascii="Calibri" w:hAnsi="Calibri" w:cs="Calibri"/>
          <w:rPrChange w:id="801" w:author="Tonka Baša" w:date="2024-10-10T11:39:00Z" w16du:dateUtc="2024-10-10T09:39:00Z">
            <w:rPr>
              <w:ins w:id="802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803" w:author="Tonka Baša" w:date="2024-10-10T11:39:00Z" w16du:dateUtc="2024-10-10T09:39:00Z">
        <w:r w:rsidRPr="00404963">
          <w:rPr>
            <w:rFonts w:ascii="Calibri" w:hAnsi="Calibri" w:cs="Calibri"/>
            <w:rPrChange w:id="80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for (</w:t>
        </w:r>
        <w:proofErr w:type="spellStart"/>
        <w:r w:rsidRPr="00404963">
          <w:rPr>
            <w:rFonts w:ascii="Calibri" w:hAnsi="Calibri" w:cs="Calibri"/>
            <w:rPrChange w:id="80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int</w:t>
        </w:r>
        <w:proofErr w:type="spellEnd"/>
        <w:r w:rsidRPr="00404963">
          <w:rPr>
            <w:rFonts w:ascii="Calibri" w:hAnsi="Calibri" w:cs="Calibri"/>
            <w:rPrChange w:id="80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i = 90; i &gt;= 0; i--) {</w:t>
        </w:r>
      </w:ins>
    </w:p>
    <w:p w14:paraId="1D89C74D" w14:textId="77777777" w:rsidR="00404963" w:rsidRPr="00404963" w:rsidRDefault="00404963" w:rsidP="00404963">
      <w:pPr>
        <w:pStyle w:val="Odlomakpopisa"/>
        <w:rPr>
          <w:ins w:id="807" w:author="Tonka Baša" w:date="2024-10-10T11:39:00Z" w16du:dateUtc="2024-10-10T09:39:00Z"/>
          <w:rFonts w:ascii="Calibri" w:hAnsi="Calibri" w:cs="Calibri"/>
          <w:rPrChange w:id="808" w:author="Tonka Baša" w:date="2024-10-10T11:39:00Z" w16du:dateUtc="2024-10-10T09:39:00Z">
            <w:rPr>
              <w:ins w:id="809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810" w:author="Tonka Baša" w:date="2024-10-10T11:39:00Z" w16du:dateUtc="2024-10-10T09:39:00Z">
        <w:r w:rsidRPr="00404963">
          <w:rPr>
            <w:rFonts w:ascii="Calibri" w:hAnsi="Calibri" w:cs="Calibri"/>
            <w:rPrChange w:id="81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81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motor_pd.write</w:t>
        </w:r>
        <w:proofErr w:type="spellEnd"/>
        <w:r w:rsidRPr="00404963">
          <w:rPr>
            <w:rFonts w:ascii="Calibri" w:hAnsi="Calibri" w:cs="Calibri"/>
            <w:rPrChange w:id="81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(i);</w:t>
        </w:r>
      </w:ins>
    </w:p>
    <w:p w14:paraId="49AF8779" w14:textId="77777777" w:rsidR="00404963" w:rsidRPr="00404963" w:rsidRDefault="00404963" w:rsidP="00404963">
      <w:pPr>
        <w:pStyle w:val="Odlomakpopisa"/>
        <w:rPr>
          <w:ins w:id="814" w:author="Tonka Baša" w:date="2024-10-10T11:39:00Z" w16du:dateUtc="2024-10-10T09:39:00Z"/>
          <w:rFonts w:ascii="Calibri" w:hAnsi="Calibri" w:cs="Calibri"/>
          <w:rPrChange w:id="815" w:author="Tonka Baša" w:date="2024-10-10T11:39:00Z" w16du:dateUtc="2024-10-10T09:39:00Z">
            <w:rPr>
              <w:ins w:id="816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817" w:author="Tonka Baša" w:date="2024-10-10T11:39:00Z" w16du:dateUtc="2024-10-10T09:39:00Z">
        <w:r w:rsidRPr="00404963">
          <w:rPr>
            <w:rFonts w:ascii="Calibri" w:hAnsi="Calibri" w:cs="Calibri"/>
            <w:rPrChange w:id="81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81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motor_pl.write</w:t>
        </w:r>
        <w:proofErr w:type="spellEnd"/>
        <w:r w:rsidRPr="00404963">
          <w:rPr>
            <w:rFonts w:ascii="Calibri" w:hAnsi="Calibri" w:cs="Calibri"/>
            <w:rPrChange w:id="82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(180 - i);</w:t>
        </w:r>
      </w:ins>
    </w:p>
    <w:p w14:paraId="6DED1721" w14:textId="77777777" w:rsidR="00404963" w:rsidRPr="00404963" w:rsidRDefault="00404963" w:rsidP="00404963">
      <w:pPr>
        <w:pStyle w:val="Odlomakpopisa"/>
        <w:rPr>
          <w:ins w:id="821" w:author="Tonka Baša" w:date="2024-10-10T11:39:00Z" w16du:dateUtc="2024-10-10T09:39:00Z"/>
          <w:rFonts w:ascii="Calibri" w:hAnsi="Calibri" w:cs="Calibri"/>
          <w:rPrChange w:id="822" w:author="Tonka Baša" w:date="2024-10-10T11:39:00Z" w16du:dateUtc="2024-10-10T09:39:00Z">
            <w:rPr>
              <w:ins w:id="823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824" w:author="Tonka Baša" w:date="2024-10-10T11:39:00Z" w16du:dateUtc="2024-10-10T09:39:00Z">
        <w:r w:rsidRPr="00404963">
          <w:rPr>
            <w:rFonts w:ascii="Calibri" w:hAnsi="Calibri" w:cs="Calibri"/>
            <w:rPrChange w:id="82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82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motor_sl.write</w:t>
        </w:r>
        <w:proofErr w:type="spellEnd"/>
        <w:r w:rsidRPr="00404963">
          <w:rPr>
            <w:rFonts w:ascii="Calibri" w:hAnsi="Calibri" w:cs="Calibri"/>
            <w:rPrChange w:id="82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(180 - i);</w:t>
        </w:r>
      </w:ins>
    </w:p>
    <w:p w14:paraId="3B9D3597" w14:textId="77777777" w:rsidR="00404963" w:rsidRPr="00404963" w:rsidRDefault="00404963" w:rsidP="00404963">
      <w:pPr>
        <w:pStyle w:val="Odlomakpopisa"/>
        <w:rPr>
          <w:ins w:id="828" w:author="Tonka Baša" w:date="2024-10-10T11:39:00Z" w16du:dateUtc="2024-10-10T09:39:00Z"/>
          <w:rFonts w:ascii="Calibri" w:hAnsi="Calibri" w:cs="Calibri"/>
          <w:rPrChange w:id="829" w:author="Tonka Baša" w:date="2024-10-10T11:39:00Z" w16du:dateUtc="2024-10-10T09:39:00Z">
            <w:rPr>
              <w:ins w:id="830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831" w:author="Tonka Baša" w:date="2024-10-10T11:39:00Z" w16du:dateUtc="2024-10-10T09:39:00Z">
        <w:r w:rsidRPr="00404963">
          <w:rPr>
            <w:rFonts w:ascii="Calibri" w:hAnsi="Calibri" w:cs="Calibri"/>
            <w:rPrChange w:id="83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83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motor_sd.write</w:t>
        </w:r>
        <w:proofErr w:type="spellEnd"/>
        <w:r w:rsidRPr="00404963">
          <w:rPr>
            <w:rFonts w:ascii="Calibri" w:hAnsi="Calibri" w:cs="Calibri"/>
            <w:rPrChange w:id="83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(i);</w:t>
        </w:r>
      </w:ins>
    </w:p>
    <w:p w14:paraId="191DAB37" w14:textId="77777777" w:rsidR="00404963" w:rsidRPr="00404963" w:rsidRDefault="00404963" w:rsidP="00404963">
      <w:pPr>
        <w:pStyle w:val="Odlomakpopisa"/>
        <w:rPr>
          <w:ins w:id="835" w:author="Tonka Baša" w:date="2024-10-10T11:39:00Z" w16du:dateUtc="2024-10-10T09:39:00Z"/>
          <w:rFonts w:ascii="Calibri" w:hAnsi="Calibri" w:cs="Calibri"/>
          <w:rPrChange w:id="836" w:author="Tonka Baša" w:date="2024-10-10T11:39:00Z" w16du:dateUtc="2024-10-10T09:39:00Z">
            <w:rPr>
              <w:ins w:id="837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838" w:author="Tonka Baša" w:date="2024-10-10T11:39:00Z" w16du:dateUtc="2024-10-10T09:39:00Z">
        <w:r w:rsidRPr="00404963">
          <w:rPr>
            <w:rFonts w:ascii="Calibri" w:hAnsi="Calibri" w:cs="Calibri"/>
            <w:rPrChange w:id="83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}</w:t>
        </w:r>
      </w:ins>
    </w:p>
    <w:p w14:paraId="223E09CA" w14:textId="77777777" w:rsidR="00404963" w:rsidRPr="00404963" w:rsidRDefault="00404963" w:rsidP="00404963">
      <w:pPr>
        <w:pStyle w:val="Odlomakpopisa"/>
        <w:rPr>
          <w:ins w:id="840" w:author="Tonka Baša" w:date="2024-10-10T11:39:00Z" w16du:dateUtc="2024-10-10T09:39:00Z"/>
          <w:rFonts w:ascii="Calibri" w:hAnsi="Calibri" w:cs="Calibri"/>
          <w:rPrChange w:id="841" w:author="Tonka Baša" w:date="2024-10-10T11:39:00Z" w16du:dateUtc="2024-10-10T09:39:00Z">
            <w:rPr>
              <w:ins w:id="842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843" w:author="Tonka Baša" w:date="2024-10-10T11:39:00Z" w16du:dateUtc="2024-10-10T09:39:00Z">
        <w:r w:rsidRPr="00404963">
          <w:rPr>
            <w:rFonts w:ascii="Calibri" w:hAnsi="Calibri" w:cs="Calibri"/>
            <w:rPrChange w:id="84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84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delay</w:t>
        </w:r>
        <w:proofErr w:type="spellEnd"/>
        <w:r w:rsidRPr="00404963">
          <w:rPr>
            <w:rFonts w:ascii="Calibri" w:hAnsi="Calibri" w:cs="Calibri"/>
            <w:rPrChange w:id="84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(time * 1000);</w:t>
        </w:r>
      </w:ins>
    </w:p>
    <w:p w14:paraId="410A55B0" w14:textId="77777777" w:rsidR="00404963" w:rsidRPr="00404963" w:rsidRDefault="00404963" w:rsidP="00404963">
      <w:pPr>
        <w:pStyle w:val="Odlomakpopisa"/>
        <w:rPr>
          <w:ins w:id="847" w:author="Tonka Baša" w:date="2024-10-10T11:39:00Z" w16du:dateUtc="2024-10-10T09:39:00Z"/>
          <w:rFonts w:ascii="Calibri" w:hAnsi="Calibri" w:cs="Calibri"/>
          <w:rPrChange w:id="848" w:author="Tonka Baša" w:date="2024-10-10T11:39:00Z" w16du:dateUtc="2024-10-10T09:39:00Z">
            <w:rPr>
              <w:ins w:id="849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850" w:author="Tonka Baša" w:date="2024-10-10T11:39:00Z" w16du:dateUtc="2024-10-10T09:39:00Z">
        <w:r w:rsidRPr="00404963">
          <w:rPr>
            <w:rFonts w:ascii="Calibri" w:hAnsi="Calibri" w:cs="Calibri"/>
            <w:rPrChange w:id="85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85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motor_stop</w:t>
        </w:r>
        <w:proofErr w:type="spellEnd"/>
        <w:r w:rsidRPr="00404963">
          <w:rPr>
            <w:rFonts w:ascii="Calibri" w:hAnsi="Calibri" w:cs="Calibri"/>
            <w:rPrChange w:id="85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();</w:t>
        </w:r>
      </w:ins>
    </w:p>
    <w:p w14:paraId="44860978" w14:textId="77777777" w:rsidR="00404963" w:rsidRPr="00404963" w:rsidRDefault="00404963" w:rsidP="00404963">
      <w:pPr>
        <w:pStyle w:val="Odlomakpopisa"/>
        <w:rPr>
          <w:ins w:id="854" w:author="Tonka Baša" w:date="2024-10-10T11:39:00Z" w16du:dateUtc="2024-10-10T09:39:00Z"/>
          <w:rFonts w:ascii="Calibri" w:hAnsi="Calibri" w:cs="Calibri"/>
          <w:rPrChange w:id="855" w:author="Tonka Baša" w:date="2024-10-10T11:39:00Z" w16du:dateUtc="2024-10-10T09:39:00Z">
            <w:rPr>
              <w:ins w:id="856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857" w:author="Tonka Baša" w:date="2024-10-10T11:39:00Z" w16du:dateUtc="2024-10-10T09:39:00Z">
        <w:r w:rsidRPr="00404963">
          <w:rPr>
            <w:rFonts w:ascii="Calibri" w:hAnsi="Calibri" w:cs="Calibri"/>
            <w:rPrChange w:id="85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}</w:t>
        </w:r>
      </w:ins>
    </w:p>
    <w:p w14:paraId="652613D6" w14:textId="77777777" w:rsidR="00404963" w:rsidRPr="00404963" w:rsidRDefault="00404963" w:rsidP="00404963">
      <w:pPr>
        <w:pStyle w:val="Odlomakpopisa"/>
        <w:rPr>
          <w:ins w:id="859" w:author="Tonka Baša" w:date="2024-10-10T11:39:00Z" w16du:dateUtc="2024-10-10T09:39:00Z"/>
          <w:rFonts w:ascii="Calibri" w:hAnsi="Calibri" w:cs="Calibri"/>
          <w:rPrChange w:id="860" w:author="Tonka Baša" w:date="2024-10-10T11:39:00Z" w16du:dateUtc="2024-10-10T09:39:00Z">
            <w:rPr>
              <w:ins w:id="861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</w:p>
    <w:p w14:paraId="00D3F162" w14:textId="77777777" w:rsidR="00404963" w:rsidRPr="00404963" w:rsidRDefault="00404963" w:rsidP="00404963">
      <w:pPr>
        <w:pStyle w:val="Odlomakpopisa"/>
        <w:rPr>
          <w:ins w:id="862" w:author="Tonka Baša" w:date="2024-10-10T11:39:00Z" w16du:dateUtc="2024-10-10T09:39:00Z"/>
          <w:rFonts w:ascii="Calibri" w:hAnsi="Calibri" w:cs="Calibri"/>
          <w:rPrChange w:id="863" w:author="Tonka Baša" w:date="2024-10-10T11:39:00Z" w16du:dateUtc="2024-10-10T09:39:00Z">
            <w:rPr>
              <w:ins w:id="864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proofErr w:type="spellStart"/>
      <w:ins w:id="865" w:author="Tonka Baša" w:date="2024-10-10T11:39:00Z" w16du:dateUtc="2024-10-10T09:39:00Z">
        <w:r w:rsidRPr="00404963">
          <w:rPr>
            <w:rFonts w:ascii="Calibri" w:hAnsi="Calibri" w:cs="Calibri"/>
            <w:rPrChange w:id="86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void</w:t>
        </w:r>
        <w:proofErr w:type="spellEnd"/>
        <w:r w:rsidRPr="00404963">
          <w:rPr>
            <w:rFonts w:ascii="Calibri" w:hAnsi="Calibri" w:cs="Calibri"/>
            <w:rPrChange w:id="86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</w:t>
        </w:r>
        <w:proofErr w:type="spellStart"/>
        <w:r w:rsidRPr="00404963">
          <w:rPr>
            <w:rFonts w:ascii="Calibri" w:hAnsi="Calibri" w:cs="Calibri"/>
            <w:rPrChange w:id="86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move_left</w:t>
        </w:r>
        <w:proofErr w:type="spellEnd"/>
        <w:r w:rsidRPr="00404963">
          <w:rPr>
            <w:rFonts w:ascii="Calibri" w:hAnsi="Calibri" w:cs="Calibri"/>
            <w:rPrChange w:id="86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</w:t>
        </w:r>
        <w:proofErr w:type="spellStart"/>
        <w:r w:rsidRPr="00404963">
          <w:rPr>
            <w:rFonts w:ascii="Calibri" w:hAnsi="Calibri" w:cs="Calibri"/>
            <w:rPrChange w:id="87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int</w:t>
        </w:r>
        <w:proofErr w:type="spellEnd"/>
        <w:r w:rsidRPr="00404963">
          <w:rPr>
            <w:rFonts w:ascii="Calibri" w:hAnsi="Calibri" w:cs="Calibri"/>
            <w:rPrChange w:id="87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time) { // Kretanje lijevo</w:t>
        </w:r>
      </w:ins>
    </w:p>
    <w:p w14:paraId="5DDFDAA5" w14:textId="77777777" w:rsidR="00404963" w:rsidRPr="00404963" w:rsidRDefault="00404963" w:rsidP="00404963">
      <w:pPr>
        <w:pStyle w:val="Odlomakpopisa"/>
        <w:rPr>
          <w:ins w:id="872" w:author="Tonka Baša" w:date="2024-10-10T11:39:00Z" w16du:dateUtc="2024-10-10T09:39:00Z"/>
          <w:rFonts w:ascii="Calibri" w:hAnsi="Calibri" w:cs="Calibri"/>
          <w:rPrChange w:id="873" w:author="Tonka Baša" w:date="2024-10-10T11:39:00Z" w16du:dateUtc="2024-10-10T09:39:00Z">
            <w:rPr>
              <w:ins w:id="874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875" w:author="Tonka Baša" w:date="2024-10-10T11:39:00Z" w16du:dateUtc="2024-10-10T09:39:00Z">
        <w:r w:rsidRPr="00404963">
          <w:rPr>
            <w:rFonts w:ascii="Calibri" w:hAnsi="Calibri" w:cs="Calibri"/>
            <w:rPrChange w:id="87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for (</w:t>
        </w:r>
        <w:proofErr w:type="spellStart"/>
        <w:r w:rsidRPr="00404963">
          <w:rPr>
            <w:rFonts w:ascii="Calibri" w:hAnsi="Calibri" w:cs="Calibri"/>
            <w:rPrChange w:id="87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int</w:t>
        </w:r>
        <w:proofErr w:type="spellEnd"/>
        <w:r w:rsidRPr="00404963">
          <w:rPr>
            <w:rFonts w:ascii="Calibri" w:hAnsi="Calibri" w:cs="Calibri"/>
            <w:rPrChange w:id="87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i = 90; i &gt;= 0; i--) {</w:t>
        </w:r>
      </w:ins>
    </w:p>
    <w:p w14:paraId="6FD3E5EC" w14:textId="77777777" w:rsidR="00404963" w:rsidRPr="00404963" w:rsidRDefault="00404963" w:rsidP="00404963">
      <w:pPr>
        <w:pStyle w:val="Odlomakpopisa"/>
        <w:rPr>
          <w:ins w:id="879" w:author="Tonka Baša" w:date="2024-10-10T11:39:00Z" w16du:dateUtc="2024-10-10T09:39:00Z"/>
          <w:rFonts w:ascii="Calibri" w:hAnsi="Calibri" w:cs="Calibri"/>
          <w:rPrChange w:id="880" w:author="Tonka Baša" w:date="2024-10-10T11:39:00Z" w16du:dateUtc="2024-10-10T09:39:00Z">
            <w:rPr>
              <w:ins w:id="881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882" w:author="Tonka Baša" w:date="2024-10-10T11:39:00Z" w16du:dateUtc="2024-10-10T09:39:00Z">
        <w:r w:rsidRPr="00404963">
          <w:rPr>
            <w:rFonts w:ascii="Calibri" w:hAnsi="Calibri" w:cs="Calibri"/>
            <w:rPrChange w:id="88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88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motor_pd.write</w:t>
        </w:r>
        <w:proofErr w:type="spellEnd"/>
        <w:r w:rsidRPr="00404963">
          <w:rPr>
            <w:rFonts w:ascii="Calibri" w:hAnsi="Calibri" w:cs="Calibri"/>
            <w:rPrChange w:id="88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(180 - i);</w:t>
        </w:r>
      </w:ins>
    </w:p>
    <w:p w14:paraId="2F288F50" w14:textId="77777777" w:rsidR="00404963" w:rsidRPr="00404963" w:rsidRDefault="00404963" w:rsidP="00404963">
      <w:pPr>
        <w:pStyle w:val="Odlomakpopisa"/>
        <w:rPr>
          <w:ins w:id="886" w:author="Tonka Baša" w:date="2024-10-10T11:39:00Z" w16du:dateUtc="2024-10-10T09:39:00Z"/>
          <w:rFonts w:ascii="Calibri" w:hAnsi="Calibri" w:cs="Calibri"/>
          <w:rPrChange w:id="887" w:author="Tonka Baša" w:date="2024-10-10T11:39:00Z" w16du:dateUtc="2024-10-10T09:39:00Z">
            <w:rPr>
              <w:ins w:id="888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889" w:author="Tonka Baša" w:date="2024-10-10T11:39:00Z" w16du:dateUtc="2024-10-10T09:39:00Z">
        <w:r w:rsidRPr="00404963">
          <w:rPr>
            <w:rFonts w:ascii="Calibri" w:hAnsi="Calibri" w:cs="Calibri"/>
            <w:rPrChange w:id="89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89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motor_pl.write</w:t>
        </w:r>
        <w:proofErr w:type="spellEnd"/>
        <w:r w:rsidRPr="00404963">
          <w:rPr>
            <w:rFonts w:ascii="Calibri" w:hAnsi="Calibri" w:cs="Calibri"/>
            <w:rPrChange w:id="89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(i);</w:t>
        </w:r>
      </w:ins>
    </w:p>
    <w:p w14:paraId="420EBE37" w14:textId="77777777" w:rsidR="00404963" w:rsidRPr="00404963" w:rsidRDefault="00404963" w:rsidP="00404963">
      <w:pPr>
        <w:pStyle w:val="Odlomakpopisa"/>
        <w:rPr>
          <w:ins w:id="893" w:author="Tonka Baša" w:date="2024-10-10T11:39:00Z" w16du:dateUtc="2024-10-10T09:39:00Z"/>
          <w:rFonts w:ascii="Calibri" w:hAnsi="Calibri" w:cs="Calibri"/>
          <w:rPrChange w:id="894" w:author="Tonka Baša" w:date="2024-10-10T11:39:00Z" w16du:dateUtc="2024-10-10T09:39:00Z">
            <w:rPr>
              <w:ins w:id="895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896" w:author="Tonka Baša" w:date="2024-10-10T11:39:00Z" w16du:dateUtc="2024-10-10T09:39:00Z">
        <w:r w:rsidRPr="00404963">
          <w:rPr>
            <w:rFonts w:ascii="Calibri" w:hAnsi="Calibri" w:cs="Calibri"/>
            <w:rPrChange w:id="89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89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motor_sl.write</w:t>
        </w:r>
        <w:proofErr w:type="spellEnd"/>
        <w:r w:rsidRPr="00404963">
          <w:rPr>
            <w:rFonts w:ascii="Calibri" w:hAnsi="Calibri" w:cs="Calibri"/>
            <w:rPrChange w:id="89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(i);</w:t>
        </w:r>
      </w:ins>
    </w:p>
    <w:p w14:paraId="4AA408C4" w14:textId="77777777" w:rsidR="00404963" w:rsidRPr="00404963" w:rsidRDefault="00404963" w:rsidP="00404963">
      <w:pPr>
        <w:pStyle w:val="Odlomakpopisa"/>
        <w:rPr>
          <w:ins w:id="900" w:author="Tonka Baša" w:date="2024-10-10T11:39:00Z" w16du:dateUtc="2024-10-10T09:39:00Z"/>
          <w:rFonts w:ascii="Calibri" w:hAnsi="Calibri" w:cs="Calibri"/>
          <w:rPrChange w:id="901" w:author="Tonka Baša" w:date="2024-10-10T11:39:00Z" w16du:dateUtc="2024-10-10T09:39:00Z">
            <w:rPr>
              <w:ins w:id="902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903" w:author="Tonka Baša" w:date="2024-10-10T11:39:00Z" w16du:dateUtc="2024-10-10T09:39:00Z">
        <w:r w:rsidRPr="00404963">
          <w:rPr>
            <w:rFonts w:ascii="Calibri" w:hAnsi="Calibri" w:cs="Calibri"/>
            <w:rPrChange w:id="90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90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motor_sd.write</w:t>
        </w:r>
        <w:proofErr w:type="spellEnd"/>
        <w:r w:rsidRPr="00404963">
          <w:rPr>
            <w:rFonts w:ascii="Calibri" w:hAnsi="Calibri" w:cs="Calibri"/>
            <w:rPrChange w:id="90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(180 - i);</w:t>
        </w:r>
      </w:ins>
    </w:p>
    <w:p w14:paraId="11F1174E" w14:textId="77777777" w:rsidR="00404963" w:rsidRPr="00404963" w:rsidRDefault="00404963" w:rsidP="00404963">
      <w:pPr>
        <w:pStyle w:val="Odlomakpopisa"/>
        <w:rPr>
          <w:ins w:id="907" w:author="Tonka Baša" w:date="2024-10-10T11:39:00Z" w16du:dateUtc="2024-10-10T09:39:00Z"/>
          <w:rFonts w:ascii="Calibri" w:hAnsi="Calibri" w:cs="Calibri"/>
          <w:rPrChange w:id="908" w:author="Tonka Baša" w:date="2024-10-10T11:39:00Z" w16du:dateUtc="2024-10-10T09:39:00Z">
            <w:rPr>
              <w:ins w:id="909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910" w:author="Tonka Baša" w:date="2024-10-10T11:39:00Z" w16du:dateUtc="2024-10-10T09:39:00Z">
        <w:r w:rsidRPr="00404963">
          <w:rPr>
            <w:rFonts w:ascii="Calibri" w:hAnsi="Calibri" w:cs="Calibri"/>
            <w:rPrChange w:id="91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}</w:t>
        </w:r>
      </w:ins>
    </w:p>
    <w:p w14:paraId="6917C57A" w14:textId="77777777" w:rsidR="00404963" w:rsidRPr="00404963" w:rsidRDefault="00404963" w:rsidP="00404963">
      <w:pPr>
        <w:pStyle w:val="Odlomakpopisa"/>
        <w:rPr>
          <w:ins w:id="912" w:author="Tonka Baša" w:date="2024-10-10T11:39:00Z" w16du:dateUtc="2024-10-10T09:39:00Z"/>
          <w:rFonts w:ascii="Calibri" w:hAnsi="Calibri" w:cs="Calibri"/>
          <w:rPrChange w:id="913" w:author="Tonka Baša" w:date="2024-10-10T11:39:00Z" w16du:dateUtc="2024-10-10T09:39:00Z">
            <w:rPr>
              <w:ins w:id="914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915" w:author="Tonka Baša" w:date="2024-10-10T11:39:00Z" w16du:dateUtc="2024-10-10T09:39:00Z">
        <w:r w:rsidRPr="00404963">
          <w:rPr>
            <w:rFonts w:ascii="Calibri" w:hAnsi="Calibri" w:cs="Calibri"/>
            <w:rPrChange w:id="91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91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delay</w:t>
        </w:r>
        <w:proofErr w:type="spellEnd"/>
        <w:r w:rsidRPr="00404963">
          <w:rPr>
            <w:rFonts w:ascii="Calibri" w:hAnsi="Calibri" w:cs="Calibri"/>
            <w:rPrChange w:id="91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(time * 1000);</w:t>
        </w:r>
      </w:ins>
    </w:p>
    <w:p w14:paraId="4FFFD7B9" w14:textId="77777777" w:rsidR="00404963" w:rsidRPr="00404963" w:rsidRDefault="00404963" w:rsidP="00404963">
      <w:pPr>
        <w:pStyle w:val="Odlomakpopisa"/>
        <w:rPr>
          <w:ins w:id="919" w:author="Tonka Baša" w:date="2024-10-10T11:39:00Z" w16du:dateUtc="2024-10-10T09:39:00Z"/>
          <w:rFonts w:ascii="Calibri" w:hAnsi="Calibri" w:cs="Calibri"/>
          <w:rPrChange w:id="920" w:author="Tonka Baša" w:date="2024-10-10T11:39:00Z" w16du:dateUtc="2024-10-10T09:39:00Z">
            <w:rPr>
              <w:ins w:id="921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922" w:author="Tonka Baša" w:date="2024-10-10T11:39:00Z" w16du:dateUtc="2024-10-10T09:39:00Z">
        <w:r w:rsidRPr="00404963">
          <w:rPr>
            <w:rFonts w:ascii="Calibri" w:hAnsi="Calibri" w:cs="Calibri"/>
            <w:rPrChange w:id="92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92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motor_stop</w:t>
        </w:r>
        <w:proofErr w:type="spellEnd"/>
        <w:r w:rsidRPr="00404963">
          <w:rPr>
            <w:rFonts w:ascii="Calibri" w:hAnsi="Calibri" w:cs="Calibri"/>
            <w:rPrChange w:id="92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();</w:t>
        </w:r>
      </w:ins>
    </w:p>
    <w:p w14:paraId="2503BE75" w14:textId="77777777" w:rsidR="00404963" w:rsidRPr="00404963" w:rsidRDefault="00404963" w:rsidP="00404963">
      <w:pPr>
        <w:pStyle w:val="Odlomakpopisa"/>
        <w:rPr>
          <w:ins w:id="926" w:author="Tonka Baša" w:date="2024-10-10T11:39:00Z" w16du:dateUtc="2024-10-10T09:39:00Z"/>
          <w:rFonts w:ascii="Calibri" w:hAnsi="Calibri" w:cs="Calibri"/>
          <w:rPrChange w:id="927" w:author="Tonka Baša" w:date="2024-10-10T11:39:00Z" w16du:dateUtc="2024-10-10T09:39:00Z">
            <w:rPr>
              <w:ins w:id="928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929" w:author="Tonka Baša" w:date="2024-10-10T11:39:00Z" w16du:dateUtc="2024-10-10T09:39:00Z">
        <w:r w:rsidRPr="00404963">
          <w:rPr>
            <w:rFonts w:ascii="Calibri" w:hAnsi="Calibri" w:cs="Calibri"/>
            <w:rPrChange w:id="93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}</w:t>
        </w:r>
      </w:ins>
    </w:p>
    <w:p w14:paraId="1BAE57B6" w14:textId="77777777" w:rsidR="00404963" w:rsidRPr="00404963" w:rsidRDefault="00404963" w:rsidP="00404963">
      <w:pPr>
        <w:pStyle w:val="Odlomakpopisa"/>
        <w:rPr>
          <w:ins w:id="931" w:author="Tonka Baša" w:date="2024-10-10T11:39:00Z" w16du:dateUtc="2024-10-10T09:39:00Z"/>
          <w:rFonts w:ascii="Calibri" w:hAnsi="Calibri" w:cs="Calibri"/>
          <w:rPrChange w:id="932" w:author="Tonka Baša" w:date="2024-10-10T11:39:00Z" w16du:dateUtc="2024-10-10T09:39:00Z">
            <w:rPr>
              <w:ins w:id="933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</w:p>
    <w:p w14:paraId="0A67A65B" w14:textId="77777777" w:rsidR="00404963" w:rsidRPr="00404963" w:rsidRDefault="00404963" w:rsidP="00404963">
      <w:pPr>
        <w:pStyle w:val="Odlomakpopisa"/>
        <w:rPr>
          <w:ins w:id="934" w:author="Tonka Baša" w:date="2024-10-10T11:39:00Z" w16du:dateUtc="2024-10-10T09:39:00Z"/>
          <w:rFonts w:ascii="Calibri" w:hAnsi="Calibri" w:cs="Calibri"/>
          <w:rPrChange w:id="935" w:author="Tonka Baša" w:date="2024-10-10T11:39:00Z" w16du:dateUtc="2024-10-10T09:39:00Z">
            <w:rPr>
              <w:ins w:id="936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proofErr w:type="spellStart"/>
      <w:ins w:id="937" w:author="Tonka Baša" w:date="2024-10-10T11:39:00Z" w16du:dateUtc="2024-10-10T09:39:00Z">
        <w:r w:rsidRPr="00404963">
          <w:rPr>
            <w:rFonts w:ascii="Calibri" w:hAnsi="Calibri" w:cs="Calibri"/>
            <w:rPrChange w:id="93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void</w:t>
        </w:r>
        <w:proofErr w:type="spellEnd"/>
        <w:r w:rsidRPr="00404963">
          <w:rPr>
            <w:rFonts w:ascii="Calibri" w:hAnsi="Calibri" w:cs="Calibri"/>
            <w:rPrChange w:id="93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</w:t>
        </w:r>
        <w:proofErr w:type="spellStart"/>
        <w:r w:rsidRPr="00404963">
          <w:rPr>
            <w:rFonts w:ascii="Calibri" w:hAnsi="Calibri" w:cs="Calibri"/>
            <w:rPrChange w:id="94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rotate_right</w:t>
        </w:r>
        <w:proofErr w:type="spellEnd"/>
        <w:r w:rsidRPr="00404963">
          <w:rPr>
            <w:rFonts w:ascii="Calibri" w:hAnsi="Calibri" w:cs="Calibri"/>
            <w:rPrChange w:id="94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</w:t>
        </w:r>
        <w:proofErr w:type="spellStart"/>
        <w:r w:rsidRPr="00404963">
          <w:rPr>
            <w:rFonts w:ascii="Calibri" w:hAnsi="Calibri" w:cs="Calibri"/>
            <w:rPrChange w:id="94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int</w:t>
        </w:r>
        <w:proofErr w:type="spellEnd"/>
        <w:r w:rsidRPr="00404963">
          <w:rPr>
            <w:rFonts w:ascii="Calibri" w:hAnsi="Calibri" w:cs="Calibri"/>
            <w:rPrChange w:id="94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time) { // Rotacija desno </w:t>
        </w:r>
      </w:ins>
    </w:p>
    <w:p w14:paraId="45659E3E" w14:textId="77777777" w:rsidR="00404963" w:rsidRPr="00404963" w:rsidRDefault="00404963" w:rsidP="00404963">
      <w:pPr>
        <w:pStyle w:val="Odlomakpopisa"/>
        <w:rPr>
          <w:ins w:id="944" w:author="Tonka Baša" w:date="2024-10-10T11:39:00Z" w16du:dateUtc="2024-10-10T09:39:00Z"/>
          <w:rFonts w:ascii="Calibri" w:hAnsi="Calibri" w:cs="Calibri"/>
          <w:rPrChange w:id="945" w:author="Tonka Baša" w:date="2024-10-10T11:39:00Z" w16du:dateUtc="2024-10-10T09:39:00Z">
            <w:rPr>
              <w:ins w:id="946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947" w:author="Tonka Baša" w:date="2024-10-10T11:39:00Z" w16du:dateUtc="2024-10-10T09:39:00Z">
        <w:r w:rsidRPr="00404963">
          <w:rPr>
            <w:rFonts w:ascii="Calibri" w:hAnsi="Calibri" w:cs="Calibri"/>
            <w:rPrChange w:id="94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for (</w:t>
        </w:r>
        <w:proofErr w:type="spellStart"/>
        <w:r w:rsidRPr="00404963">
          <w:rPr>
            <w:rFonts w:ascii="Calibri" w:hAnsi="Calibri" w:cs="Calibri"/>
            <w:rPrChange w:id="94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int</w:t>
        </w:r>
        <w:proofErr w:type="spellEnd"/>
        <w:r w:rsidRPr="00404963">
          <w:rPr>
            <w:rFonts w:ascii="Calibri" w:hAnsi="Calibri" w:cs="Calibri"/>
            <w:rPrChange w:id="95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i = 90; i &gt;= 0; i--) {</w:t>
        </w:r>
      </w:ins>
    </w:p>
    <w:p w14:paraId="6674784D" w14:textId="77777777" w:rsidR="00404963" w:rsidRPr="00404963" w:rsidRDefault="00404963" w:rsidP="00404963">
      <w:pPr>
        <w:pStyle w:val="Odlomakpopisa"/>
        <w:rPr>
          <w:ins w:id="951" w:author="Tonka Baša" w:date="2024-10-10T11:39:00Z" w16du:dateUtc="2024-10-10T09:39:00Z"/>
          <w:rFonts w:ascii="Calibri" w:hAnsi="Calibri" w:cs="Calibri"/>
          <w:rPrChange w:id="952" w:author="Tonka Baša" w:date="2024-10-10T11:39:00Z" w16du:dateUtc="2024-10-10T09:39:00Z">
            <w:rPr>
              <w:ins w:id="953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954" w:author="Tonka Baša" w:date="2024-10-10T11:39:00Z" w16du:dateUtc="2024-10-10T09:39:00Z">
        <w:r w:rsidRPr="00404963">
          <w:rPr>
            <w:rFonts w:ascii="Calibri" w:hAnsi="Calibri" w:cs="Calibri"/>
            <w:rPrChange w:id="95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95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motor_pd.write</w:t>
        </w:r>
        <w:proofErr w:type="spellEnd"/>
        <w:r w:rsidRPr="00404963">
          <w:rPr>
            <w:rFonts w:ascii="Calibri" w:hAnsi="Calibri" w:cs="Calibri"/>
            <w:rPrChange w:id="95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(90);</w:t>
        </w:r>
      </w:ins>
    </w:p>
    <w:p w14:paraId="1D3822A1" w14:textId="77777777" w:rsidR="00404963" w:rsidRPr="00404963" w:rsidRDefault="00404963" w:rsidP="00404963">
      <w:pPr>
        <w:pStyle w:val="Odlomakpopisa"/>
        <w:rPr>
          <w:ins w:id="958" w:author="Tonka Baša" w:date="2024-10-10T11:39:00Z" w16du:dateUtc="2024-10-10T09:39:00Z"/>
          <w:rFonts w:ascii="Calibri" w:hAnsi="Calibri" w:cs="Calibri"/>
          <w:rPrChange w:id="959" w:author="Tonka Baša" w:date="2024-10-10T11:39:00Z" w16du:dateUtc="2024-10-10T09:39:00Z">
            <w:rPr>
              <w:ins w:id="960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961" w:author="Tonka Baša" w:date="2024-10-10T11:39:00Z" w16du:dateUtc="2024-10-10T09:39:00Z">
        <w:r w:rsidRPr="00404963">
          <w:rPr>
            <w:rFonts w:ascii="Calibri" w:hAnsi="Calibri" w:cs="Calibri"/>
            <w:rPrChange w:id="96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96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motor_pl.write</w:t>
        </w:r>
        <w:proofErr w:type="spellEnd"/>
        <w:r w:rsidRPr="00404963">
          <w:rPr>
            <w:rFonts w:ascii="Calibri" w:hAnsi="Calibri" w:cs="Calibri"/>
            <w:rPrChange w:id="96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(180 - i);</w:t>
        </w:r>
      </w:ins>
    </w:p>
    <w:p w14:paraId="0D95293F" w14:textId="77777777" w:rsidR="00404963" w:rsidRPr="00404963" w:rsidRDefault="00404963" w:rsidP="00404963">
      <w:pPr>
        <w:pStyle w:val="Odlomakpopisa"/>
        <w:rPr>
          <w:ins w:id="965" w:author="Tonka Baša" w:date="2024-10-10T11:39:00Z" w16du:dateUtc="2024-10-10T09:39:00Z"/>
          <w:rFonts w:ascii="Calibri" w:hAnsi="Calibri" w:cs="Calibri"/>
          <w:rPrChange w:id="966" w:author="Tonka Baša" w:date="2024-10-10T11:39:00Z" w16du:dateUtc="2024-10-10T09:39:00Z">
            <w:rPr>
              <w:ins w:id="967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968" w:author="Tonka Baša" w:date="2024-10-10T11:39:00Z" w16du:dateUtc="2024-10-10T09:39:00Z">
        <w:r w:rsidRPr="00404963">
          <w:rPr>
            <w:rFonts w:ascii="Calibri" w:hAnsi="Calibri" w:cs="Calibri"/>
            <w:rPrChange w:id="96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97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motor_sl.write</w:t>
        </w:r>
        <w:proofErr w:type="spellEnd"/>
        <w:r w:rsidRPr="00404963">
          <w:rPr>
            <w:rFonts w:ascii="Calibri" w:hAnsi="Calibri" w:cs="Calibri"/>
            <w:rPrChange w:id="97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(180 - i);</w:t>
        </w:r>
      </w:ins>
    </w:p>
    <w:p w14:paraId="2E5C168D" w14:textId="77777777" w:rsidR="00404963" w:rsidRPr="00404963" w:rsidRDefault="00404963" w:rsidP="00404963">
      <w:pPr>
        <w:pStyle w:val="Odlomakpopisa"/>
        <w:rPr>
          <w:ins w:id="972" w:author="Tonka Baša" w:date="2024-10-10T11:39:00Z" w16du:dateUtc="2024-10-10T09:39:00Z"/>
          <w:rFonts w:ascii="Calibri" w:hAnsi="Calibri" w:cs="Calibri"/>
          <w:rPrChange w:id="973" w:author="Tonka Baša" w:date="2024-10-10T11:39:00Z" w16du:dateUtc="2024-10-10T09:39:00Z">
            <w:rPr>
              <w:ins w:id="974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975" w:author="Tonka Baša" w:date="2024-10-10T11:39:00Z" w16du:dateUtc="2024-10-10T09:39:00Z">
        <w:r w:rsidRPr="00404963">
          <w:rPr>
            <w:rFonts w:ascii="Calibri" w:hAnsi="Calibri" w:cs="Calibri"/>
            <w:rPrChange w:id="97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97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motor_sd.write</w:t>
        </w:r>
        <w:proofErr w:type="spellEnd"/>
        <w:r w:rsidRPr="00404963">
          <w:rPr>
            <w:rFonts w:ascii="Calibri" w:hAnsi="Calibri" w:cs="Calibri"/>
            <w:rPrChange w:id="97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(90);</w:t>
        </w:r>
      </w:ins>
    </w:p>
    <w:p w14:paraId="1DD9EFB3" w14:textId="77777777" w:rsidR="00404963" w:rsidRPr="00404963" w:rsidRDefault="00404963" w:rsidP="00404963">
      <w:pPr>
        <w:pStyle w:val="Odlomakpopisa"/>
        <w:rPr>
          <w:ins w:id="979" w:author="Tonka Baša" w:date="2024-10-10T11:39:00Z" w16du:dateUtc="2024-10-10T09:39:00Z"/>
          <w:rFonts w:ascii="Calibri" w:hAnsi="Calibri" w:cs="Calibri"/>
          <w:rPrChange w:id="980" w:author="Tonka Baša" w:date="2024-10-10T11:39:00Z" w16du:dateUtc="2024-10-10T09:39:00Z">
            <w:rPr>
              <w:ins w:id="981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982" w:author="Tonka Baša" w:date="2024-10-10T11:39:00Z" w16du:dateUtc="2024-10-10T09:39:00Z">
        <w:r w:rsidRPr="00404963">
          <w:rPr>
            <w:rFonts w:ascii="Calibri" w:hAnsi="Calibri" w:cs="Calibri"/>
            <w:rPrChange w:id="98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}</w:t>
        </w:r>
      </w:ins>
    </w:p>
    <w:p w14:paraId="4CCD5CA6" w14:textId="77777777" w:rsidR="00404963" w:rsidRPr="00404963" w:rsidRDefault="00404963" w:rsidP="00404963">
      <w:pPr>
        <w:pStyle w:val="Odlomakpopisa"/>
        <w:rPr>
          <w:ins w:id="984" w:author="Tonka Baša" w:date="2024-10-10T11:39:00Z" w16du:dateUtc="2024-10-10T09:39:00Z"/>
          <w:rFonts w:ascii="Calibri" w:hAnsi="Calibri" w:cs="Calibri"/>
          <w:rPrChange w:id="985" w:author="Tonka Baša" w:date="2024-10-10T11:39:00Z" w16du:dateUtc="2024-10-10T09:39:00Z">
            <w:rPr>
              <w:ins w:id="986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987" w:author="Tonka Baša" w:date="2024-10-10T11:39:00Z" w16du:dateUtc="2024-10-10T09:39:00Z">
        <w:r w:rsidRPr="00404963">
          <w:rPr>
            <w:rFonts w:ascii="Calibri" w:hAnsi="Calibri" w:cs="Calibri"/>
            <w:rPrChange w:id="98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98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delay</w:t>
        </w:r>
        <w:proofErr w:type="spellEnd"/>
        <w:r w:rsidRPr="00404963">
          <w:rPr>
            <w:rFonts w:ascii="Calibri" w:hAnsi="Calibri" w:cs="Calibri"/>
            <w:rPrChange w:id="99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(time * 1000);</w:t>
        </w:r>
      </w:ins>
    </w:p>
    <w:p w14:paraId="7D68361A" w14:textId="77777777" w:rsidR="00404963" w:rsidRPr="00404963" w:rsidRDefault="00404963" w:rsidP="00404963">
      <w:pPr>
        <w:pStyle w:val="Odlomakpopisa"/>
        <w:rPr>
          <w:ins w:id="991" w:author="Tonka Baša" w:date="2024-10-10T11:39:00Z" w16du:dateUtc="2024-10-10T09:39:00Z"/>
          <w:rFonts w:ascii="Calibri" w:hAnsi="Calibri" w:cs="Calibri"/>
          <w:rPrChange w:id="992" w:author="Tonka Baša" w:date="2024-10-10T11:39:00Z" w16du:dateUtc="2024-10-10T09:39:00Z">
            <w:rPr>
              <w:ins w:id="993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994" w:author="Tonka Baša" w:date="2024-10-10T11:39:00Z" w16du:dateUtc="2024-10-10T09:39:00Z">
        <w:r w:rsidRPr="00404963">
          <w:rPr>
            <w:rFonts w:ascii="Calibri" w:hAnsi="Calibri" w:cs="Calibri"/>
            <w:rPrChange w:id="99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99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motor_stop</w:t>
        </w:r>
        <w:proofErr w:type="spellEnd"/>
        <w:r w:rsidRPr="00404963">
          <w:rPr>
            <w:rFonts w:ascii="Calibri" w:hAnsi="Calibri" w:cs="Calibri"/>
            <w:rPrChange w:id="99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();</w:t>
        </w:r>
      </w:ins>
    </w:p>
    <w:p w14:paraId="21F06F92" w14:textId="77777777" w:rsidR="00404963" w:rsidRPr="00404963" w:rsidRDefault="00404963" w:rsidP="00404963">
      <w:pPr>
        <w:pStyle w:val="Odlomakpopisa"/>
        <w:rPr>
          <w:ins w:id="998" w:author="Tonka Baša" w:date="2024-10-10T11:39:00Z" w16du:dateUtc="2024-10-10T09:39:00Z"/>
          <w:rFonts w:ascii="Calibri" w:hAnsi="Calibri" w:cs="Calibri"/>
          <w:rPrChange w:id="999" w:author="Tonka Baša" w:date="2024-10-10T11:39:00Z" w16du:dateUtc="2024-10-10T09:39:00Z">
            <w:rPr>
              <w:ins w:id="1000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001" w:author="Tonka Baša" w:date="2024-10-10T11:39:00Z" w16du:dateUtc="2024-10-10T09:39:00Z">
        <w:r w:rsidRPr="00404963">
          <w:rPr>
            <w:rFonts w:ascii="Calibri" w:hAnsi="Calibri" w:cs="Calibri"/>
            <w:rPrChange w:id="100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}</w:t>
        </w:r>
      </w:ins>
    </w:p>
    <w:p w14:paraId="1FF4EBB7" w14:textId="77777777" w:rsidR="00404963" w:rsidRPr="00404963" w:rsidRDefault="00404963" w:rsidP="00404963">
      <w:pPr>
        <w:pStyle w:val="Odlomakpopisa"/>
        <w:rPr>
          <w:ins w:id="1003" w:author="Tonka Baša" w:date="2024-10-10T11:39:00Z" w16du:dateUtc="2024-10-10T09:39:00Z"/>
          <w:rFonts w:ascii="Calibri" w:hAnsi="Calibri" w:cs="Calibri"/>
          <w:rPrChange w:id="1004" w:author="Tonka Baša" w:date="2024-10-10T11:39:00Z" w16du:dateUtc="2024-10-10T09:39:00Z">
            <w:rPr>
              <w:ins w:id="1005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</w:p>
    <w:p w14:paraId="12037D63" w14:textId="77777777" w:rsidR="00404963" w:rsidRPr="00404963" w:rsidRDefault="00404963" w:rsidP="00404963">
      <w:pPr>
        <w:pStyle w:val="Odlomakpopisa"/>
        <w:rPr>
          <w:ins w:id="1006" w:author="Tonka Baša" w:date="2024-10-10T11:39:00Z" w16du:dateUtc="2024-10-10T09:39:00Z"/>
          <w:rFonts w:ascii="Calibri" w:hAnsi="Calibri" w:cs="Calibri"/>
          <w:rPrChange w:id="1007" w:author="Tonka Baša" w:date="2024-10-10T11:39:00Z" w16du:dateUtc="2024-10-10T09:39:00Z">
            <w:rPr>
              <w:ins w:id="1008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proofErr w:type="spellStart"/>
      <w:ins w:id="1009" w:author="Tonka Baša" w:date="2024-10-10T11:39:00Z" w16du:dateUtc="2024-10-10T09:39:00Z">
        <w:r w:rsidRPr="00404963">
          <w:rPr>
            <w:rFonts w:ascii="Calibri" w:hAnsi="Calibri" w:cs="Calibri"/>
            <w:rPrChange w:id="101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void</w:t>
        </w:r>
        <w:proofErr w:type="spellEnd"/>
        <w:r w:rsidRPr="00404963">
          <w:rPr>
            <w:rFonts w:ascii="Calibri" w:hAnsi="Calibri" w:cs="Calibri"/>
            <w:rPrChange w:id="101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</w:t>
        </w:r>
        <w:proofErr w:type="spellStart"/>
        <w:r w:rsidRPr="00404963">
          <w:rPr>
            <w:rFonts w:ascii="Calibri" w:hAnsi="Calibri" w:cs="Calibri"/>
            <w:rPrChange w:id="101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rotate_left</w:t>
        </w:r>
        <w:proofErr w:type="spellEnd"/>
        <w:r w:rsidRPr="00404963">
          <w:rPr>
            <w:rFonts w:ascii="Calibri" w:hAnsi="Calibri" w:cs="Calibri"/>
            <w:rPrChange w:id="101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</w:t>
        </w:r>
        <w:proofErr w:type="spellStart"/>
        <w:r w:rsidRPr="00404963">
          <w:rPr>
            <w:rFonts w:ascii="Calibri" w:hAnsi="Calibri" w:cs="Calibri"/>
            <w:rPrChange w:id="101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int</w:t>
        </w:r>
        <w:proofErr w:type="spellEnd"/>
        <w:r w:rsidRPr="00404963">
          <w:rPr>
            <w:rFonts w:ascii="Calibri" w:hAnsi="Calibri" w:cs="Calibri"/>
            <w:rPrChange w:id="101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time) { // Rotacija lijevo </w:t>
        </w:r>
      </w:ins>
    </w:p>
    <w:p w14:paraId="2AEDF165" w14:textId="77777777" w:rsidR="00404963" w:rsidRPr="00404963" w:rsidRDefault="00404963" w:rsidP="00404963">
      <w:pPr>
        <w:pStyle w:val="Odlomakpopisa"/>
        <w:rPr>
          <w:ins w:id="1016" w:author="Tonka Baša" w:date="2024-10-10T11:39:00Z" w16du:dateUtc="2024-10-10T09:39:00Z"/>
          <w:rFonts w:ascii="Calibri" w:hAnsi="Calibri" w:cs="Calibri"/>
          <w:rPrChange w:id="1017" w:author="Tonka Baša" w:date="2024-10-10T11:39:00Z" w16du:dateUtc="2024-10-10T09:39:00Z">
            <w:rPr>
              <w:ins w:id="1018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019" w:author="Tonka Baša" w:date="2024-10-10T11:39:00Z" w16du:dateUtc="2024-10-10T09:39:00Z">
        <w:r w:rsidRPr="00404963">
          <w:rPr>
            <w:rFonts w:ascii="Calibri" w:hAnsi="Calibri" w:cs="Calibri"/>
            <w:rPrChange w:id="102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for (</w:t>
        </w:r>
        <w:proofErr w:type="spellStart"/>
        <w:r w:rsidRPr="00404963">
          <w:rPr>
            <w:rFonts w:ascii="Calibri" w:hAnsi="Calibri" w:cs="Calibri"/>
            <w:rPrChange w:id="102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int</w:t>
        </w:r>
        <w:proofErr w:type="spellEnd"/>
        <w:r w:rsidRPr="00404963">
          <w:rPr>
            <w:rFonts w:ascii="Calibri" w:hAnsi="Calibri" w:cs="Calibri"/>
            <w:rPrChange w:id="102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i = 90; i &gt;= 0; i--) {</w:t>
        </w:r>
      </w:ins>
    </w:p>
    <w:p w14:paraId="05526C89" w14:textId="77777777" w:rsidR="00404963" w:rsidRPr="00404963" w:rsidRDefault="00404963" w:rsidP="00404963">
      <w:pPr>
        <w:pStyle w:val="Odlomakpopisa"/>
        <w:rPr>
          <w:ins w:id="1023" w:author="Tonka Baša" w:date="2024-10-10T11:39:00Z" w16du:dateUtc="2024-10-10T09:39:00Z"/>
          <w:rFonts w:ascii="Calibri" w:hAnsi="Calibri" w:cs="Calibri"/>
          <w:rPrChange w:id="1024" w:author="Tonka Baša" w:date="2024-10-10T11:39:00Z" w16du:dateUtc="2024-10-10T09:39:00Z">
            <w:rPr>
              <w:ins w:id="1025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026" w:author="Tonka Baša" w:date="2024-10-10T11:39:00Z" w16du:dateUtc="2024-10-10T09:39:00Z">
        <w:r w:rsidRPr="00404963">
          <w:rPr>
            <w:rFonts w:ascii="Calibri" w:hAnsi="Calibri" w:cs="Calibri"/>
            <w:rPrChange w:id="102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102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motor_pd.write</w:t>
        </w:r>
        <w:proofErr w:type="spellEnd"/>
        <w:r w:rsidRPr="00404963">
          <w:rPr>
            <w:rFonts w:ascii="Calibri" w:hAnsi="Calibri" w:cs="Calibri"/>
            <w:rPrChange w:id="102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(i);</w:t>
        </w:r>
      </w:ins>
    </w:p>
    <w:p w14:paraId="461A8A21" w14:textId="77777777" w:rsidR="00404963" w:rsidRPr="00404963" w:rsidRDefault="00404963" w:rsidP="00404963">
      <w:pPr>
        <w:pStyle w:val="Odlomakpopisa"/>
        <w:rPr>
          <w:ins w:id="1030" w:author="Tonka Baša" w:date="2024-10-10T11:39:00Z" w16du:dateUtc="2024-10-10T09:39:00Z"/>
          <w:rFonts w:ascii="Calibri" w:hAnsi="Calibri" w:cs="Calibri"/>
          <w:rPrChange w:id="1031" w:author="Tonka Baša" w:date="2024-10-10T11:39:00Z" w16du:dateUtc="2024-10-10T09:39:00Z">
            <w:rPr>
              <w:ins w:id="1032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033" w:author="Tonka Baša" w:date="2024-10-10T11:39:00Z" w16du:dateUtc="2024-10-10T09:39:00Z">
        <w:r w:rsidRPr="00404963">
          <w:rPr>
            <w:rFonts w:ascii="Calibri" w:hAnsi="Calibri" w:cs="Calibri"/>
            <w:rPrChange w:id="103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103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motor_pl.write</w:t>
        </w:r>
        <w:proofErr w:type="spellEnd"/>
        <w:r w:rsidRPr="00404963">
          <w:rPr>
            <w:rFonts w:ascii="Calibri" w:hAnsi="Calibri" w:cs="Calibri"/>
            <w:rPrChange w:id="103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(90);</w:t>
        </w:r>
      </w:ins>
    </w:p>
    <w:p w14:paraId="0331DCF9" w14:textId="77777777" w:rsidR="00404963" w:rsidRPr="00404963" w:rsidRDefault="00404963" w:rsidP="00404963">
      <w:pPr>
        <w:pStyle w:val="Odlomakpopisa"/>
        <w:rPr>
          <w:ins w:id="1037" w:author="Tonka Baša" w:date="2024-10-10T11:39:00Z" w16du:dateUtc="2024-10-10T09:39:00Z"/>
          <w:rFonts w:ascii="Calibri" w:hAnsi="Calibri" w:cs="Calibri"/>
          <w:rPrChange w:id="1038" w:author="Tonka Baša" w:date="2024-10-10T11:39:00Z" w16du:dateUtc="2024-10-10T09:39:00Z">
            <w:rPr>
              <w:ins w:id="1039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040" w:author="Tonka Baša" w:date="2024-10-10T11:39:00Z" w16du:dateUtc="2024-10-10T09:39:00Z">
        <w:r w:rsidRPr="00404963">
          <w:rPr>
            <w:rFonts w:ascii="Calibri" w:hAnsi="Calibri" w:cs="Calibri"/>
            <w:rPrChange w:id="104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104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motor_sl.write</w:t>
        </w:r>
        <w:proofErr w:type="spellEnd"/>
        <w:r w:rsidRPr="00404963">
          <w:rPr>
            <w:rFonts w:ascii="Calibri" w:hAnsi="Calibri" w:cs="Calibri"/>
            <w:rPrChange w:id="104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(90);</w:t>
        </w:r>
      </w:ins>
    </w:p>
    <w:p w14:paraId="2AF6ECCA" w14:textId="77777777" w:rsidR="00404963" w:rsidRPr="00404963" w:rsidRDefault="00404963" w:rsidP="00404963">
      <w:pPr>
        <w:pStyle w:val="Odlomakpopisa"/>
        <w:rPr>
          <w:ins w:id="1044" w:author="Tonka Baša" w:date="2024-10-10T11:39:00Z" w16du:dateUtc="2024-10-10T09:39:00Z"/>
          <w:rFonts w:ascii="Calibri" w:hAnsi="Calibri" w:cs="Calibri"/>
          <w:rPrChange w:id="1045" w:author="Tonka Baša" w:date="2024-10-10T11:39:00Z" w16du:dateUtc="2024-10-10T09:39:00Z">
            <w:rPr>
              <w:ins w:id="1046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047" w:author="Tonka Baša" w:date="2024-10-10T11:39:00Z" w16du:dateUtc="2024-10-10T09:39:00Z">
        <w:r w:rsidRPr="00404963">
          <w:rPr>
            <w:rFonts w:ascii="Calibri" w:hAnsi="Calibri" w:cs="Calibri"/>
            <w:rPrChange w:id="104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  </w:t>
        </w:r>
        <w:proofErr w:type="spellStart"/>
        <w:r w:rsidRPr="00404963">
          <w:rPr>
            <w:rFonts w:ascii="Calibri" w:hAnsi="Calibri" w:cs="Calibri"/>
            <w:rPrChange w:id="104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motor_sd.write</w:t>
        </w:r>
        <w:proofErr w:type="spellEnd"/>
        <w:r w:rsidRPr="00404963">
          <w:rPr>
            <w:rFonts w:ascii="Calibri" w:hAnsi="Calibri" w:cs="Calibri"/>
            <w:rPrChange w:id="105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(i);</w:t>
        </w:r>
      </w:ins>
    </w:p>
    <w:p w14:paraId="5DE6BAEE" w14:textId="77777777" w:rsidR="00404963" w:rsidRPr="00404963" w:rsidRDefault="00404963" w:rsidP="00404963">
      <w:pPr>
        <w:pStyle w:val="Odlomakpopisa"/>
        <w:rPr>
          <w:ins w:id="1051" w:author="Tonka Baša" w:date="2024-10-10T11:39:00Z" w16du:dateUtc="2024-10-10T09:39:00Z"/>
          <w:rFonts w:ascii="Calibri" w:hAnsi="Calibri" w:cs="Calibri"/>
          <w:rPrChange w:id="1052" w:author="Tonka Baša" w:date="2024-10-10T11:39:00Z" w16du:dateUtc="2024-10-10T09:39:00Z">
            <w:rPr>
              <w:ins w:id="1053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054" w:author="Tonka Baša" w:date="2024-10-10T11:39:00Z" w16du:dateUtc="2024-10-10T09:39:00Z">
        <w:r w:rsidRPr="00404963">
          <w:rPr>
            <w:rFonts w:ascii="Calibri" w:hAnsi="Calibri" w:cs="Calibri"/>
            <w:rPrChange w:id="105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}</w:t>
        </w:r>
      </w:ins>
    </w:p>
    <w:p w14:paraId="779E1A1E" w14:textId="77777777" w:rsidR="00404963" w:rsidRPr="00404963" w:rsidRDefault="00404963" w:rsidP="00404963">
      <w:pPr>
        <w:pStyle w:val="Odlomakpopisa"/>
        <w:rPr>
          <w:ins w:id="1056" w:author="Tonka Baša" w:date="2024-10-10T11:39:00Z" w16du:dateUtc="2024-10-10T09:39:00Z"/>
          <w:rFonts w:ascii="Calibri" w:hAnsi="Calibri" w:cs="Calibri"/>
          <w:rPrChange w:id="1057" w:author="Tonka Baša" w:date="2024-10-10T11:39:00Z" w16du:dateUtc="2024-10-10T09:39:00Z">
            <w:rPr>
              <w:ins w:id="1058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059" w:author="Tonka Baša" w:date="2024-10-10T11:39:00Z" w16du:dateUtc="2024-10-10T09:39:00Z">
        <w:r w:rsidRPr="00404963">
          <w:rPr>
            <w:rFonts w:ascii="Calibri" w:hAnsi="Calibri" w:cs="Calibri"/>
            <w:rPrChange w:id="106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106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delay</w:t>
        </w:r>
        <w:proofErr w:type="spellEnd"/>
        <w:r w:rsidRPr="00404963">
          <w:rPr>
            <w:rFonts w:ascii="Calibri" w:hAnsi="Calibri" w:cs="Calibri"/>
            <w:rPrChange w:id="106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(time * 1000);</w:t>
        </w:r>
      </w:ins>
    </w:p>
    <w:p w14:paraId="075CF30D" w14:textId="77777777" w:rsidR="00404963" w:rsidRPr="00404963" w:rsidRDefault="00404963" w:rsidP="00404963">
      <w:pPr>
        <w:pStyle w:val="Odlomakpopisa"/>
        <w:rPr>
          <w:ins w:id="1063" w:author="Tonka Baša" w:date="2024-10-10T11:39:00Z" w16du:dateUtc="2024-10-10T09:39:00Z"/>
          <w:rFonts w:ascii="Calibri" w:hAnsi="Calibri" w:cs="Calibri"/>
          <w:rPrChange w:id="1064" w:author="Tonka Baša" w:date="2024-10-10T11:39:00Z" w16du:dateUtc="2024-10-10T09:39:00Z">
            <w:rPr>
              <w:ins w:id="1065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066" w:author="Tonka Baša" w:date="2024-10-10T11:39:00Z" w16du:dateUtc="2024-10-10T09:39:00Z">
        <w:r w:rsidRPr="00404963">
          <w:rPr>
            <w:rFonts w:ascii="Calibri" w:hAnsi="Calibri" w:cs="Calibri"/>
            <w:rPrChange w:id="106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106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motor_stop</w:t>
        </w:r>
        <w:proofErr w:type="spellEnd"/>
        <w:r w:rsidRPr="00404963">
          <w:rPr>
            <w:rFonts w:ascii="Calibri" w:hAnsi="Calibri" w:cs="Calibri"/>
            <w:rPrChange w:id="106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();</w:t>
        </w:r>
      </w:ins>
    </w:p>
    <w:p w14:paraId="13E500D5" w14:textId="77777777" w:rsidR="00404963" w:rsidRPr="00404963" w:rsidRDefault="00404963" w:rsidP="00404963">
      <w:pPr>
        <w:pStyle w:val="Odlomakpopisa"/>
        <w:rPr>
          <w:ins w:id="1070" w:author="Tonka Baša" w:date="2024-10-10T11:39:00Z" w16du:dateUtc="2024-10-10T09:39:00Z"/>
          <w:rFonts w:ascii="Calibri" w:hAnsi="Calibri" w:cs="Calibri"/>
          <w:rPrChange w:id="1071" w:author="Tonka Baša" w:date="2024-10-10T11:39:00Z" w16du:dateUtc="2024-10-10T09:39:00Z">
            <w:rPr>
              <w:ins w:id="1072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073" w:author="Tonka Baša" w:date="2024-10-10T11:39:00Z" w16du:dateUtc="2024-10-10T09:39:00Z">
        <w:r w:rsidRPr="00404963">
          <w:rPr>
            <w:rFonts w:ascii="Calibri" w:hAnsi="Calibri" w:cs="Calibri"/>
            <w:rPrChange w:id="107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}</w:t>
        </w:r>
      </w:ins>
    </w:p>
    <w:p w14:paraId="535DAD51" w14:textId="77777777" w:rsidR="00404963" w:rsidRPr="00404963" w:rsidRDefault="00404963" w:rsidP="00404963">
      <w:pPr>
        <w:pStyle w:val="Odlomakpopisa"/>
        <w:rPr>
          <w:ins w:id="1075" w:author="Tonka Baša" w:date="2024-10-10T11:39:00Z" w16du:dateUtc="2024-10-10T09:39:00Z"/>
          <w:rFonts w:ascii="Calibri" w:hAnsi="Calibri" w:cs="Calibri"/>
          <w:rPrChange w:id="1076" w:author="Tonka Baša" w:date="2024-10-10T11:39:00Z" w16du:dateUtc="2024-10-10T09:39:00Z">
            <w:rPr>
              <w:ins w:id="1077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</w:p>
    <w:p w14:paraId="4BCED045" w14:textId="77777777" w:rsidR="00404963" w:rsidRPr="00404963" w:rsidRDefault="00404963" w:rsidP="00404963">
      <w:pPr>
        <w:pStyle w:val="Odlomakpopisa"/>
        <w:rPr>
          <w:ins w:id="1078" w:author="Tonka Baša" w:date="2024-10-10T11:39:00Z" w16du:dateUtc="2024-10-10T09:39:00Z"/>
          <w:rFonts w:ascii="Calibri" w:hAnsi="Calibri" w:cs="Calibri"/>
          <w:rPrChange w:id="1079" w:author="Tonka Baša" w:date="2024-10-10T11:39:00Z" w16du:dateUtc="2024-10-10T09:39:00Z">
            <w:rPr>
              <w:ins w:id="1080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proofErr w:type="spellStart"/>
      <w:ins w:id="1081" w:author="Tonka Baša" w:date="2024-10-10T11:39:00Z" w16du:dateUtc="2024-10-10T09:39:00Z">
        <w:r w:rsidRPr="00404963">
          <w:rPr>
            <w:rFonts w:ascii="Calibri" w:hAnsi="Calibri" w:cs="Calibri"/>
            <w:rPrChange w:id="108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void</w:t>
        </w:r>
        <w:proofErr w:type="spellEnd"/>
        <w:r w:rsidRPr="00404963">
          <w:rPr>
            <w:rFonts w:ascii="Calibri" w:hAnsi="Calibri" w:cs="Calibri"/>
            <w:rPrChange w:id="108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</w:t>
        </w:r>
        <w:proofErr w:type="spellStart"/>
        <w:r w:rsidRPr="00404963">
          <w:rPr>
            <w:rFonts w:ascii="Calibri" w:hAnsi="Calibri" w:cs="Calibri"/>
            <w:rPrChange w:id="108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setup</w:t>
        </w:r>
        <w:proofErr w:type="spellEnd"/>
        <w:r w:rsidRPr="00404963">
          <w:rPr>
            <w:rFonts w:ascii="Calibri" w:hAnsi="Calibri" w:cs="Calibri"/>
            <w:rPrChange w:id="108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() {</w:t>
        </w:r>
      </w:ins>
    </w:p>
    <w:p w14:paraId="5818CAB8" w14:textId="77777777" w:rsidR="00404963" w:rsidRPr="00404963" w:rsidRDefault="00404963" w:rsidP="00404963">
      <w:pPr>
        <w:pStyle w:val="Odlomakpopisa"/>
        <w:rPr>
          <w:ins w:id="1086" w:author="Tonka Baša" w:date="2024-10-10T11:39:00Z" w16du:dateUtc="2024-10-10T09:39:00Z"/>
          <w:rFonts w:ascii="Calibri" w:hAnsi="Calibri" w:cs="Calibri"/>
          <w:rPrChange w:id="1087" w:author="Tonka Baša" w:date="2024-10-10T11:39:00Z" w16du:dateUtc="2024-10-10T09:39:00Z">
            <w:rPr>
              <w:ins w:id="1088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089" w:author="Tonka Baša" w:date="2024-10-10T11:39:00Z" w16du:dateUtc="2024-10-10T09:39:00Z">
        <w:r w:rsidRPr="00404963">
          <w:rPr>
            <w:rFonts w:ascii="Calibri" w:hAnsi="Calibri" w:cs="Calibri"/>
            <w:rPrChange w:id="109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109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Serial.begin</w:t>
        </w:r>
        <w:proofErr w:type="spellEnd"/>
        <w:r w:rsidRPr="00404963">
          <w:rPr>
            <w:rFonts w:ascii="Calibri" w:hAnsi="Calibri" w:cs="Calibri"/>
            <w:rPrChange w:id="109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(9600);</w:t>
        </w:r>
      </w:ins>
    </w:p>
    <w:p w14:paraId="4A25E503" w14:textId="77777777" w:rsidR="00404963" w:rsidRPr="00404963" w:rsidRDefault="00404963" w:rsidP="00404963">
      <w:pPr>
        <w:pStyle w:val="Odlomakpopisa"/>
        <w:rPr>
          <w:ins w:id="1093" w:author="Tonka Baša" w:date="2024-10-10T11:39:00Z" w16du:dateUtc="2024-10-10T09:39:00Z"/>
          <w:rFonts w:ascii="Calibri" w:hAnsi="Calibri" w:cs="Calibri"/>
          <w:rPrChange w:id="1094" w:author="Tonka Baša" w:date="2024-10-10T11:39:00Z" w16du:dateUtc="2024-10-10T09:39:00Z">
            <w:rPr>
              <w:ins w:id="1095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096" w:author="Tonka Baša" w:date="2024-10-10T11:39:00Z" w16du:dateUtc="2024-10-10T09:39:00Z">
        <w:r w:rsidRPr="00404963">
          <w:rPr>
            <w:rFonts w:ascii="Calibri" w:hAnsi="Calibri" w:cs="Calibri"/>
            <w:rPrChange w:id="109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109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motor_sl.attach</w:t>
        </w:r>
        <w:proofErr w:type="spellEnd"/>
        <w:r w:rsidRPr="00404963">
          <w:rPr>
            <w:rFonts w:ascii="Calibri" w:hAnsi="Calibri" w:cs="Calibri"/>
            <w:rPrChange w:id="109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</w:t>
        </w:r>
        <w:proofErr w:type="spellStart"/>
        <w:r w:rsidRPr="00404963">
          <w:rPr>
            <w:rFonts w:ascii="Calibri" w:hAnsi="Calibri" w:cs="Calibri"/>
            <w:rPrChange w:id="110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Servo_sl</w:t>
        </w:r>
        <w:proofErr w:type="spellEnd"/>
        <w:r w:rsidRPr="00404963">
          <w:rPr>
            <w:rFonts w:ascii="Calibri" w:hAnsi="Calibri" w:cs="Calibri"/>
            <w:rPrChange w:id="110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);</w:t>
        </w:r>
      </w:ins>
    </w:p>
    <w:p w14:paraId="2ACF7AB5" w14:textId="77777777" w:rsidR="00404963" w:rsidRPr="00404963" w:rsidRDefault="00404963" w:rsidP="00404963">
      <w:pPr>
        <w:pStyle w:val="Odlomakpopisa"/>
        <w:rPr>
          <w:ins w:id="1102" w:author="Tonka Baša" w:date="2024-10-10T11:39:00Z" w16du:dateUtc="2024-10-10T09:39:00Z"/>
          <w:rFonts w:ascii="Calibri" w:hAnsi="Calibri" w:cs="Calibri"/>
          <w:rPrChange w:id="1103" w:author="Tonka Baša" w:date="2024-10-10T11:39:00Z" w16du:dateUtc="2024-10-10T09:39:00Z">
            <w:rPr>
              <w:ins w:id="1104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105" w:author="Tonka Baša" w:date="2024-10-10T11:39:00Z" w16du:dateUtc="2024-10-10T09:39:00Z">
        <w:r w:rsidRPr="00404963">
          <w:rPr>
            <w:rFonts w:ascii="Calibri" w:hAnsi="Calibri" w:cs="Calibri"/>
            <w:rPrChange w:id="110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110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motor_sd.attach</w:t>
        </w:r>
        <w:proofErr w:type="spellEnd"/>
        <w:r w:rsidRPr="00404963">
          <w:rPr>
            <w:rFonts w:ascii="Calibri" w:hAnsi="Calibri" w:cs="Calibri"/>
            <w:rPrChange w:id="110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</w:t>
        </w:r>
        <w:proofErr w:type="spellStart"/>
        <w:r w:rsidRPr="00404963">
          <w:rPr>
            <w:rFonts w:ascii="Calibri" w:hAnsi="Calibri" w:cs="Calibri"/>
            <w:rPrChange w:id="110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Servo_sd</w:t>
        </w:r>
        <w:proofErr w:type="spellEnd"/>
        <w:r w:rsidRPr="00404963">
          <w:rPr>
            <w:rFonts w:ascii="Calibri" w:hAnsi="Calibri" w:cs="Calibri"/>
            <w:rPrChange w:id="111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);</w:t>
        </w:r>
      </w:ins>
    </w:p>
    <w:p w14:paraId="74A34AB1" w14:textId="77777777" w:rsidR="00404963" w:rsidRPr="00404963" w:rsidRDefault="00404963" w:rsidP="00404963">
      <w:pPr>
        <w:pStyle w:val="Odlomakpopisa"/>
        <w:rPr>
          <w:ins w:id="1111" w:author="Tonka Baša" w:date="2024-10-10T11:39:00Z" w16du:dateUtc="2024-10-10T09:39:00Z"/>
          <w:rFonts w:ascii="Calibri" w:hAnsi="Calibri" w:cs="Calibri"/>
          <w:rPrChange w:id="1112" w:author="Tonka Baša" w:date="2024-10-10T11:39:00Z" w16du:dateUtc="2024-10-10T09:39:00Z">
            <w:rPr>
              <w:ins w:id="1113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114" w:author="Tonka Baša" w:date="2024-10-10T11:39:00Z" w16du:dateUtc="2024-10-10T09:39:00Z">
        <w:r w:rsidRPr="00404963">
          <w:rPr>
            <w:rFonts w:ascii="Calibri" w:hAnsi="Calibri" w:cs="Calibri"/>
            <w:rPrChange w:id="111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111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motor_pl.attach</w:t>
        </w:r>
        <w:proofErr w:type="spellEnd"/>
        <w:r w:rsidRPr="00404963">
          <w:rPr>
            <w:rFonts w:ascii="Calibri" w:hAnsi="Calibri" w:cs="Calibri"/>
            <w:rPrChange w:id="111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</w:t>
        </w:r>
        <w:proofErr w:type="spellStart"/>
        <w:r w:rsidRPr="00404963">
          <w:rPr>
            <w:rFonts w:ascii="Calibri" w:hAnsi="Calibri" w:cs="Calibri"/>
            <w:rPrChange w:id="111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Servo_pl</w:t>
        </w:r>
        <w:proofErr w:type="spellEnd"/>
        <w:r w:rsidRPr="00404963">
          <w:rPr>
            <w:rFonts w:ascii="Calibri" w:hAnsi="Calibri" w:cs="Calibri"/>
            <w:rPrChange w:id="111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);</w:t>
        </w:r>
      </w:ins>
    </w:p>
    <w:p w14:paraId="37755972" w14:textId="77777777" w:rsidR="00404963" w:rsidRPr="00404963" w:rsidRDefault="00404963" w:rsidP="00404963">
      <w:pPr>
        <w:pStyle w:val="Odlomakpopisa"/>
        <w:rPr>
          <w:ins w:id="1120" w:author="Tonka Baša" w:date="2024-10-10T11:39:00Z" w16du:dateUtc="2024-10-10T09:39:00Z"/>
          <w:rFonts w:ascii="Calibri" w:hAnsi="Calibri" w:cs="Calibri"/>
          <w:rPrChange w:id="1121" w:author="Tonka Baša" w:date="2024-10-10T11:39:00Z" w16du:dateUtc="2024-10-10T09:39:00Z">
            <w:rPr>
              <w:ins w:id="1122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123" w:author="Tonka Baša" w:date="2024-10-10T11:39:00Z" w16du:dateUtc="2024-10-10T09:39:00Z">
        <w:r w:rsidRPr="00404963">
          <w:rPr>
            <w:rFonts w:ascii="Calibri" w:hAnsi="Calibri" w:cs="Calibri"/>
            <w:rPrChange w:id="112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112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motor_pd.attach</w:t>
        </w:r>
        <w:proofErr w:type="spellEnd"/>
        <w:r w:rsidRPr="00404963">
          <w:rPr>
            <w:rFonts w:ascii="Calibri" w:hAnsi="Calibri" w:cs="Calibri"/>
            <w:rPrChange w:id="112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</w:t>
        </w:r>
        <w:proofErr w:type="spellStart"/>
        <w:r w:rsidRPr="00404963">
          <w:rPr>
            <w:rFonts w:ascii="Calibri" w:hAnsi="Calibri" w:cs="Calibri"/>
            <w:rPrChange w:id="112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Servo_pd</w:t>
        </w:r>
        <w:proofErr w:type="spellEnd"/>
        <w:r w:rsidRPr="00404963">
          <w:rPr>
            <w:rFonts w:ascii="Calibri" w:hAnsi="Calibri" w:cs="Calibri"/>
            <w:rPrChange w:id="112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);</w:t>
        </w:r>
      </w:ins>
    </w:p>
    <w:p w14:paraId="2BF528AE" w14:textId="77777777" w:rsidR="00404963" w:rsidRPr="00404963" w:rsidRDefault="00404963" w:rsidP="00404963">
      <w:pPr>
        <w:pStyle w:val="Odlomakpopisa"/>
        <w:rPr>
          <w:ins w:id="1129" w:author="Tonka Baša" w:date="2024-10-10T11:39:00Z" w16du:dateUtc="2024-10-10T09:39:00Z"/>
          <w:rFonts w:ascii="Calibri" w:hAnsi="Calibri" w:cs="Calibri"/>
          <w:rPrChange w:id="1130" w:author="Tonka Baša" w:date="2024-10-10T11:39:00Z" w16du:dateUtc="2024-10-10T09:39:00Z">
            <w:rPr>
              <w:ins w:id="1131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132" w:author="Tonka Baša" w:date="2024-10-10T11:39:00Z" w16du:dateUtc="2024-10-10T09:39:00Z">
        <w:r w:rsidRPr="00404963">
          <w:rPr>
            <w:rFonts w:ascii="Calibri" w:hAnsi="Calibri" w:cs="Calibri"/>
            <w:rPrChange w:id="113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}</w:t>
        </w:r>
      </w:ins>
    </w:p>
    <w:p w14:paraId="772672E0" w14:textId="77777777" w:rsidR="00404963" w:rsidRPr="00404963" w:rsidRDefault="00404963" w:rsidP="00404963">
      <w:pPr>
        <w:pStyle w:val="Odlomakpopisa"/>
        <w:rPr>
          <w:ins w:id="1134" w:author="Tonka Baša" w:date="2024-10-10T11:39:00Z" w16du:dateUtc="2024-10-10T09:39:00Z"/>
          <w:rFonts w:ascii="Calibri" w:hAnsi="Calibri" w:cs="Calibri"/>
          <w:rPrChange w:id="1135" w:author="Tonka Baša" w:date="2024-10-10T11:39:00Z" w16du:dateUtc="2024-10-10T09:39:00Z">
            <w:rPr>
              <w:ins w:id="1136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</w:p>
    <w:p w14:paraId="1911E926" w14:textId="77777777" w:rsidR="00404963" w:rsidRPr="00404963" w:rsidRDefault="00404963" w:rsidP="00404963">
      <w:pPr>
        <w:pStyle w:val="Odlomakpopisa"/>
        <w:rPr>
          <w:ins w:id="1137" w:author="Tonka Baša" w:date="2024-10-10T11:39:00Z" w16du:dateUtc="2024-10-10T09:39:00Z"/>
          <w:rFonts w:ascii="Calibri" w:hAnsi="Calibri" w:cs="Calibri"/>
          <w:rPrChange w:id="1138" w:author="Tonka Baša" w:date="2024-10-10T11:39:00Z" w16du:dateUtc="2024-10-10T09:39:00Z">
            <w:rPr>
              <w:ins w:id="1139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proofErr w:type="spellStart"/>
      <w:ins w:id="1140" w:author="Tonka Baša" w:date="2024-10-10T11:39:00Z" w16du:dateUtc="2024-10-10T09:39:00Z">
        <w:r w:rsidRPr="00404963">
          <w:rPr>
            <w:rFonts w:ascii="Calibri" w:hAnsi="Calibri" w:cs="Calibri"/>
            <w:rPrChange w:id="114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void</w:t>
        </w:r>
        <w:proofErr w:type="spellEnd"/>
        <w:r w:rsidRPr="00404963">
          <w:rPr>
            <w:rFonts w:ascii="Calibri" w:hAnsi="Calibri" w:cs="Calibri"/>
            <w:rPrChange w:id="114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</w:t>
        </w:r>
        <w:proofErr w:type="spellStart"/>
        <w:r w:rsidRPr="00404963">
          <w:rPr>
            <w:rFonts w:ascii="Calibri" w:hAnsi="Calibri" w:cs="Calibri"/>
            <w:rPrChange w:id="114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loop</w:t>
        </w:r>
        <w:proofErr w:type="spellEnd"/>
        <w:r w:rsidRPr="00404963">
          <w:rPr>
            <w:rFonts w:ascii="Calibri" w:hAnsi="Calibri" w:cs="Calibri"/>
            <w:rPrChange w:id="114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() {</w:t>
        </w:r>
      </w:ins>
    </w:p>
    <w:p w14:paraId="5F2A0E53" w14:textId="77777777" w:rsidR="00404963" w:rsidRPr="00404963" w:rsidRDefault="00404963" w:rsidP="00404963">
      <w:pPr>
        <w:pStyle w:val="Odlomakpopisa"/>
        <w:rPr>
          <w:ins w:id="1145" w:author="Tonka Baša" w:date="2024-10-10T11:39:00Z" w16du:dateUtc="2024-10-10T09:39:00Z"/>
          <w:rFonts w:ascii="Calibri" w:hAnsi="Calibri" w:cs="Calibri"/>
          <w:rPrChange w:id="1146" w:author="Tonka Baša" w:date="2024-10-10T11:39:00Z" w16du:dateUtc="2024-10-10T09:39:00Z">
            <w:rPr>
              <w:ins w:id="1147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148" w:author="Tonka Baša" w:date="2024-10-10T11:39:00Z" w16du:dateUtc="2024-10-10T09:39:00Z">
        <w:r w:rsidRPr="00404963">
          <w:rPr>
            <w:rFonts w:ascii="Calibri" w:hAnsi="Calibri" w:cs="Calibri"/>
            <w:rPrChange w:id="114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115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move_fw</w:t>
        </w:r>
        <w:proofErr w:type="spellEnd"/>
        <w:r w:rsidRPr="00404963">
          <w:rPr>
            <w:rFonts w:ascii="Calibri" w:hAnsi="Calibri" w:cs="Calibri"/>
            <w:rPrChange w:id="115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(3);</w:t>
        </w:r>
      </w:ins>
    </w:p>
    <w:p w14:paraId="6B7476D8" w14:textId="77777777" w:rsidR="00404963" w:rsidRPr="00404963" w:rsidRDefault="00404963" w:rsidP="00404963">
      <w:pPr>
        <w:pStyle w:val="Odlomakpopisa"/>
        <w:rPr>
          <w:ins w:id="1152" w:author="Tonka Baša" w:date="2024-10-10T11:39:00Z" w16du:dateUtc="2024-10-10T09:39:00Z"/>
          <w:rFonts w:ascii="Calibri" w:hAnsi="Calibri" w:cs="Calibri"/>
          <w:rPrChange w:id="1153" w:author="Tonka Baša" w:date="2024-10-10T11:39:00Z" w16du:dateUtc="2024-10-10T09:39:00Z">
            <w:rPr>
              <w:ins w:id="1154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155" w:author="Tonka Baša" w:date="2024-10-10T11:39:00Z" w16du:dateUtc="2024-10-10T09:39:00Z">
        <w:r w:rsidRPr="00404963">
          <w:rPr>
            <w:rFonts w:ascii="Calibri" w:hAnsi="Calibri" w:cs="Calibri"/>
            <w:rPrChange w:id="115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115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move_back</w:t>
        </w:r>
        <w:proofErr w:type="spellEnd"/>
        <w:r w:rsidRPr="00404963">
          <w:rPr>
            <w:rFonts w:ascii="Calibri" w:hAnsi="Calibri" w:cs="Calibri"/>
            <w:rPrChange w:id="115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(3);</w:t>
        </w:r>
      </w:ins>
    </w:p>
    <w:p w14:paraId="6E001D80" w14:textId="77777777" w:rsidR="00404963" w:rsidRPr="00404963" w:rsidRDefault="00404963" w:rsidP="00404963">
      <w:pPr>
        <w:pStyle w:val="Odlomakpopisa"/>
        <w:rPr>
          <w:ins w:id="1159" w:author="Tonka Baša" w:date="2024-10-10T11:39:00Z" w16du:dateUtc="2024-10-10T09:39:00Z"/>
          <w:rFonts w:ascii="Calibri" w:hAnsi="Calibri" w:cs="Calibri"/>
          <w:rPrChange w:id="1160" w:author="Tonka Baša" w:date="2024-10-10T11:39:00Z" w16du:dateUtc="2024-10-10T09:39:00Z">
            <w:rPr>
              <w:ins w:id="1161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162" w:author="Tonka Baša" w:date="2024-10-10T11:39:00Z" w16du:dateUtc="2024-10-10T09:39:00Z">
        <w:r w:rsidRPr="00404963">
          <w:rPr>
            <w:rFonts w:ascii="Calibri" w:hAnsi="Calibri" w:cs="Calibri"/>
            <w:rPrChange w:id="116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116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move_left</w:t>
        </w:r>
        <w:proofErr w:type="spellEnd"/>
        <w:r w:rsidRPr="00404963">
          <w:rPr>
            <w:rFonts w:ascii="Calibri" w:hAnsi="Calibri" w:cs="Calibri"/>
            <w:rPrChange w:id="116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(3);</w:t>
        </w:r>
      </w:ins>
    </w:p>
    <w:p w14:paraId="15789A09" w14:textId="77777777" w:rsidR="00404963" w:rsidRPr="00404963" w:rsidRDefault="00404963" w:rsidP="00404963">
      <w:pPr>
        <w:pStyle w:val="Odlomakpopisa"/>
        <w:rPr>
          <w:ins w:id="1166" w:author="Tonka Baša" w:date="2024-10-10T11:39:00Z" w16du:dateUtc="2024-10-10T09:39:00Z"/>
          <w:rFonts w:ascii="Calibri" w:hAnsi="Calibri" w:cs="Calibri"/>
          <w:rPrChange w:id="1167" w:author="Tonka Baša" w:date="2024-10-10T11:39:00Z" w16du:dateUtc="2024-10-10T09:39:00Z">
            <w:rPr>
              <w:ins w:id="1168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169" w:author="Tonka Baša" w:date="2024-10-10T11:39:00Z" w16du:dateUtc="2024-10-10T09:39:00Z">
        <w:r w:rsidRPr="00404963">
          <w:rPr>
            <w:rFonts w:ascii="Calibri" w:hAnsi="Calibri" w:cs="Calibri"/>
            <w:rPrChange w:id="1170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117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move_right</w:t>
        </w:r>
        <w:proofErr w:type="spellEnd"/>
        <w:r w:rsidRPr="00404963">
          <w:rPr>
            <w:rFonts w:ascii="Calibri" w:hAnsi="Calibri" w:cs="Calibri"/>
            <w:rPrChange w:id="117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(3);</w:t>
        </w:r>
      </w:ins>
    </w:p>
    <w:p w14:paraId="4EB9F95A" w14:textId="77777777" w:rsidR="00404963" w:rsidRPr="00404963" w:rsidRDefault="00404963" w:rsidP="00404963">
      <w:pPr>
        <w:pStyle w:val="Odlomakpopisa"/>
        <w:rPr>
          <w:ins w:id="1173" w:author="Tonka Baša" w:date="2024-10-10T11:39:00Z" w16du:dateUtc="2024-10-10T09:39:00Z"/>
          <w:rFonts w:ascii="Calibri" w:hAnsi="Calibri" w:cs="Calibri"/>
          <w:rPrChange w:id="1174" w:author="Tonka Baša" w:date="2024-10-10T11:39:00Z" w16du:dateUtc="2024-10-10T09:39:00Z">
            <w:rPr>
              <w:ins w:id="1175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176" w:author="Tonka Baša" w:date="2024-10-10T11:39:00Z" w16du:dateUtc="2024-10-10T09:39:00Z">
        <w:r w:rsidRPr="00404963">
          <w:rPr>
            <w:rFonts w:ascii="Calibri" w:hAnsi="Calibri" w:cs="Calibri"/>
            <w:rPrChange w:id="1177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1178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rotate_right</w:t>
        </w:r>
        <w:proofErr w:type="spellEnd"/>
        <w:r w:rsidRPr="00404963">
          <w:rPr>
            <w:rFonts w:ascii="Calibri" w:hAnsi="Calibri" w:cs="Calibri"/>
            <w:rPrChange w:id="1179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(3);</w:t>
        </w:r>
      </w:ins>
    </w:p>
    <w:p w14:paraId="4F9FC05F" w14:textId="77777777" w:rsidR="00404963" w:rsidRPr="00404963" w:rsidRDefault="00404963" w:rsidP="00404963">
      <w:pPr>
        <w:pStyle w:val="Odlomakpopisa"/>
        <w:rPr>
          <w:ins w:id="1180" w:author="Tonka Baša" w:date="2024-10-10T11:39:00Z" w16du:dateUtc="2024-10-10T09:39:00Z"/>
          <w:rFonts w:ascii="Calibri" w:hAnsi="Calibri" w:cs="Calibri"/>
          <w:rPrChange w:id="1181" w:author="Tonka Baša" w:date="2024-10-10T11:39:00Z" w16du:dateUtc="2024-10-10T09:39:00Z">
            <w:rPr>
              <w:ins w:id="1182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183" w:author="Tonka Baša" w:date="2024-10-10T11:39:00Z" w16du:dateUtc="2024-10-10T09:39:00Z">
        <w:r w:rsidRPr="00404963">
          <w:rPr>
            <w:rFonts w:ascii="Calibri" w:hAnsi="Calibri" w:cs="Calibri"/>
            <w:rPrChange w:id="1184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1185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rotate_left</w:t>
        </w:r>
        <w:proofErr w:type="spellEnd"/>
        <w:r w:rsidRPr="00404963">
          <w:rPr>
            <w:rFonts w:ascii="Calibri" w:hAnsi="Calibri" w:cs="Calibri"/>
            <w:rPrChange w:id="118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(3);</w:t>
        </w:r>
      </w:ins>
    </w:p>
    <w:p w14:paraId="3EA3CBB6" w14:textId="77777777" w:rsidR="00404963" w:rsidRPr="00404963" w:rsidRDefault="00404963" w:rsidP="00404963">
      <w:pPr>
        <w:pStyle w:val="Odlomakpopisa"/>
        <w:rPr>
          <w:ins w:id="1187" w:author="Tonka Baša" w:date="2024-10-10T11:39:00Z" w16du:dateUtc="2024-10-10T09:39:00Z"/>
          <w:rFonts w:ascii="Calibri" w:hAnsi="Calibri" w:cs="Calibri"/>
          <w:rPrChange w:id="1188" w:author="Tonka Baša" w:date="2024-10-10T11:39:00Z" w16du:dateUtc="2024-10-10T09:39:00Z">
            <w:rPr>
              <w:ins w:id="1189" w:author="Tonka Baša" w:date="2024-10-10T11:39:00Z" w16du:dateUtc="2024-10-10T09:39:00Z"/>
              <w:b/>
              <w:bCs/>
              <w:sz w:val="28"/>
              <w:szCs w:val="28"/>
            </w:rPr>
          </w:rPrChange>
        </w:rPr>
      </w:pPr>
      <w:ins w:id="1190" w:author="Tonka Baša" w:date="2024-10-10T11:39:00Z" w16du:dateUtc="2024-10-10T09:39:00Z">
        <w:r w:rsidRPr="00404963">
          <w:rPr>
            <w:rFonts w:ascii="Calibri" w:hAnsi="Calibri" w:cs="Calibri"/>
            <w:rPrChange w:id="1191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 xml:space="preserve">  </w:t>
        </w:r>
        <w:proofErr w:type="spellStart"/>
        <w:r w:rsidRPr="00404963">
          <w:rPr>
            <w:rFonts w:ascii="Calibri" w:hAnsi="Calibri" w:cs="Calibri"/>
            <w:rPrChange w:id="1192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return</w:t>
        </w:r>
        <w:proofErr w:type="spellEnd"/>
        <w:r w:rsidRPr="00404963">
          <w:rPr>
            <w:rFonts w:ascii="Calibri" w:hAnsi="Calibri" w:cs="Calibri"/>
            <w:rPrChange w:id="1193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;</w:t>
        </w:r>
      </w:ins>
    </w:p>
    <w:p w14:paraId="140C1849" w14:textId="2CCADEBC" w:rsidR="00404963" w:rsidRDefault="00404963" w:rsidP="00404963">
      <w:pPr>
        <w:pStyle w:val="Odlomakpopisa"/>
        <w:rPr>
          <w:ins w:id="1194" w:author="Tonka Baša" w:date="2024-10-10T11:42:00Z" w16du:dateUtc="2024-10-10T09:42:00Z"/>
          <w:rFonts w:ascii="Calibri" w:hAnsi="Calibri" w:cs="Calibri"/>
        </w:rPr>
      </w:pPr>
      <w:ins w:id="1195" w:author="Tonka Baša" w:date="2024-10-10T11:39:00Z" w16du:dateUtc="2024-10-10T09:39:00Z">
        <w:r w:rsidRPr="00404963">
          <w:rPr>
            <w:rFonts w:ascii="Calibri" w:hAnsi="Calibri" w:cs="Calibri"/>
            <w:rPrChange w:id="1196" w:author="Tonka Baša" w:date="2024-10-10T11:39:00Z" w16du:dateUtc="2024-10-10T09:39:00Z">
              <w:rPr>
                <w:b/>
                <w:bCs/>
                <w:sz w:val="28"/>
                <w:szCs w:val="28"/>
              </w:rPr>
            </w:rPrChange>
          </w:rPr>
          <w:t>}</w:t>
        </w:r>
      </w:ins>
    </w:p>
    <w:p w14:paraId="7309DB1C" w14:textId="77777777" w:rsidR="00577EF5" w:rsidRDefault="00577EF5" w:rsidP="00404963">
      <w:pPr>
        <w:pStyle w:val="Odlomakpopisa"/>
        <w:rPr>
          <w:ins w:id="1197" w:author="Tonka Baša" w:date="2024-10-10T11:42:00Z" w16du:dateUtc="2024-10-10T09:42:00Z"/>
          <w:rFonts w:ascii="Calibri" w:hAnsi="Calibri" w:cs="Calibri"/>
        </w:rPr>
      </w:pPr>
    </w:p>
    <w:p w14:paraId="46C27850" w14:textId="77777777" w:rsidR="00577EF5" w:rsidRDefault="00577EF5" w:rsidP="00404963">
      <w:pPr>
        <w:pStyle w:val="Odlomakpopisa"/>
        <w:rPr>
          <w:ins w:id="1198" w:author="Tonka Baša" w:date="2024-10-10T11:42:00Z" w16du:dateUtc="2024-10-10T09:42:00Z"/>
          <w:rFonts w:ascii="Calibri" w:hAnsi="Calibri" w:cs="Calibri"/>
        </w:rPr>
      </w:pPr>
    </w:p>
    <w:p w14:paraId="0CB3205E" w14:textId="77777777" w:rsidR="00577EF5" w:rsidRDefault="00577EF5" w:rsidP="00404963">
      <w:pPr>
        <w:pStyle w:val="Odlomakpopisa"/>
        <w:rPr>
          <w:ins w:id="1199" w:author="Tonka Baša" w:date="2024-10-10T11:42:00Z" w16du:dateUtc="2024-10-10T09:42:00Z"/>
          <w:rFonts w:ascii="Calibri" w:hAnsi="Calibri" w:cs="Calibri"/>
        </w:rPr>
      </w:pPr>
    </w:p>
    <w:p w14:paraId="15F6BB32" w14:textId="77777777" w:rsidR="00577EF5" w:rsidRDefault="00577EF5" w:rsidP="00404963">
      <w:pPr>
        <w:pStyle w:val="Odlomakpopisa"/>
        <w:rPr>
          <w:ins w:id="1200" w:author="Tonka Baša" w:date="2024-10-10T11:42:00Z" w16du:dateUtc="2024-10-10T09:42:00Z"/>
          <w:rFonts w:ascii="Calibri" w:hAnsi="Calibri" w:cs="Calibri"/>
        </w:rPr>
      </w:pPr>
    </w:p>
    <w:p w14:paraId="3C6065AA" w14:textId="7BDBC905" w:rsidR="00577EF5" w:rsidRDefault="00577EF5" w:rsidP="00404963">
      <w:pPr>
        <w:pStyle w:val="Odlomakpopisa"/>
        <w:rPr>
          <w:ins w:id="1201" w:author="Tonka Baša" w:date="2024-10-10T11:42:00Z" w16du:dateUtc="2024-10-10T09:42:00Z"/>
          <w:rFonts w:ascii="Calibri" w:hAnsi="Calibri" w:cs="Calibri"/>
        </w:rPr>
      </w:pPr>
      <w:ins w:id="1202" w:author="Tonka Baša" w:date="2024-10-10T11:42:00Z" w16du:dateUtc="2024-10-10T09:42:00Z">
        <w:r w:rsidRPr="00577EF5">
          <w:rPr>
            <w:rFonts w:ascii="Calibri" w:hAnsi="Calibri" w:cs="Calibri"/>
          </w:rPr>
          <w:drawing>
            <wp:inline distT="0" distB="0" distL="0" distR="0" wp14:anchorId="359C8214" wp14:editId="290B0755">
              <wp:extent cx="5760720" cy="3797300"/>
              <wp:effectExtent l="0" t="0" r="0" b="0"/>
              <wp:docPr id="545643041" name="Slika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4564304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797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BE63C94" w14:textId="77777777" w:rsidR="0025262A" w:rsidRDefault="0025262A" w:rsidP="00404963">
      <w:pPr>
        <w:pStyle w:val="Odlomakpopisa"/>
        <w:rPr>
          <w:ins w:id="1203" w:author="Tonka Baša" w:date="2024-10-10T11:42:00Z" w16du:dateUtc="2024-10-10T09:42:00Z"/>
          <w:rFonts w:ascii="Calibri" w:hAnsi="Calibri" w:cs="Calibri"/>
        </w:rPr>
      </w:pPr>
    </w:p>
    <w:p w14:paraId="2D06981C" w14:textId="77777777" w:rsidR="0025262A" w:rsidRPr="00404963" w:rsidRDefault="0025262A" w:rsidP="00404963">
      <w:pPr>
        <w:pStyle w:val="Odlomakpopisa"/>
        <w:rPr>
          <w:rFonts w:ascii="Calibri" w:hAnsi="Calibri" w:cs="Calibri"/>
          <w:rPrChange w:id="1204" w:author="Tonka Baša" w:date="2024-10-10T11:39:00Z" w16du:dateUtc="2024-10-10T09:39:00Z">
            <w:rPr>
              <w:b/>
              <w:bCs/>
              <w:sz w:val="28"/>
              <w:szCs w:val="28"/>
            </w:rPr>
          </w:rPrChange>
        </w:rPr>
      </w:pPr>
    </w:p>
    <w:sectPr w:rsidR="0025262A" w:rsidRPr="004049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7708CD" w14:textId="77777777" w:rsidR="008C1031" w:rsidRDefault="008C1031" w:rsidP="0024697A">
      <w:pPr>
        <w:spacing w:after="0" w:line="240" w:lineRule="auto"/>
      </w:pPr>
      <w:r>
        <w:separator/>
      </w:r>
    </w:p>
  </w:endnote>
  <w:endnote w:type="continuationSeparator" w:id="0">
    <w:p w14:paraId="68A39E08" w14:textId="77777777" w:rsidR="008C1031" w:rsidRDefault="008C1031" w:rsidP="0024697A">
      <w:pPr>
        <w:spacing w:after="0" w:line="240" w:lineRule="auto"/>
      </w:pPr>
      <w:r>
        <w:continuationSeparator/>
      </w:r>
    </w:p>
  </w:endnote>
  <w:endnote w:type="continuationNotice" w:id="1">
    <w:p w14:paraId="6DAA1EFB" w14:textId="77777777" w:rsidR="005D2908" w:rsidRDefault="005D290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ource Sans Pro SemiBold">
    <w:charset w:val="00"/>
    <w:family w:val="swiss"/>
    <w:pitch w:val="variable"/>
    <w:sig w:usb0="600002F7" w:usb1="02000001" w:usb2="00000000" w:usb3="00000000" w:csb0="0000019F" w:csb1="00000000"/>
  </w:font>
  <w:font w:name="Source Sans Pro Bold">
    <w:altName w:val="Source Sans Pro"/>
    <w:panose1 w:val="00000000000000000000"/>
    <w:charset w:val="00"/>
    <w:family w:val="roman"/>
    <w:notTrueType/>
    <w:pitch w:val="default"/>
  </w:font>
  <w:font w:name="Source Sans Pro Regular">
    <w:altName w:val="Source Sans Pro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FC5EB9" w14:textId="77777777" w:rsidR="008C1031" w:rsidRDefault="008C1031" w:rsidP="0024697A">
      <w:pPr>
        <w:spacing w:after="0" w:line="240" w:lineRule="auto"/>
      </w:pPr>
      <w:r>
        <w:separator/>
      </w:r>
    </w:p>
  </w:footnote>
  <w:footnote w:type="continuationSeparator" w:id="0">
    <w:p w14:paraId="440FC8AF" w14:textId="77777777" w:rsidR="008C1031" w:rsidRDefault="008C1031" w:rsidP="0024697A">
      <w:pPr>
        <w:spacing w:after="0" w:line="240" w:lineRule="auto"/>
      </w:pPr>
      <w:r>
        <w:continuationSeparator/>
      </w:r>
    </w:p>
  </w:footnote>
  <w:footnote w:type="continuationNotice" w:id="1">
    <w:p w14:paraId="33602577" w14:textId="77777777" w:rsidR="005D2908" w:rsidRDefault="005D290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B25612"/>
    <w:multiLevelType w:val="hybridMultilevel"/>
    <w:tmpl w:val="AD2294F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C594F"/>
    <w:multiLevelType w:val="multilevel"/>
    <w:tmpl w:val="FB44F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255546"/>
    <w:multiLevelType w:val="hybridMultilevel"/>
    <w:tmpl w:val="C5E0A38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A1328"/>
    <w:multiLevelType w:val="hybridMultilevel"/>
    <w:tmpl w:val="9814CDEC"/>
    <w:lvl w:ilvl="0" w:tplc="86FE4DA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430B46"/>
    <w:multiLevelType w:val="hybridMultilevel"/>
    <w:tmpl w:val="91A01DD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3563D1"/>
    <w:multiLevelType w:val="multilevel"/>
    <w:tmpl w:val="1EE0F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D3D4036"/>
    <w:multiLevelType w:val="hybridMultilevel"/>
    <w:tmpl w:val="59544FFA"/>
    <w:lvl w:ilvl="0" w:tplc="41FE0258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F14216"/>
    <w:multiLevelType w:val="hybridMultilevel"/>
    <w:tmpl w:val="F91AFD5C"/>
    <w:lvl w:ilvl="0" w:tplc="041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3624975">
    <w:abstractNumId w:val="3"/>
  </w:num>
  <w:num w:numId="2" w16cid:durableId="1457867439">
    <w:abstractNumId w:val="2"/>
  </w:num>
  <w:num w:numId="3" w16cid:durableId="780033761">
    <w:abstractNumId w:val="6"/>
  </w:num>
  <w:num w:numId="4" w16cid:durableId="491217852">
    <w:abstractNumId w:val="5"/>
  </w:num>
  <w:num w:numId="5" w16cid:durableId="419102809">
    <w:abstractNumId w:val="1"/>
  </w:num>
  <w:num w:numId="6" w16cid:durableId="1425953743">
    <w:abstractNumId w:val="7"/>
  </w:num>
  <w:num w:numId="7" w16cid:durableId="2111199990">
    <w:abstractNumId w:val="0"/>
  </w:num>
  <w:num w:numId="8" w16cid:durableId="128169324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Tonka Baša">
    <w15:presenceInfo w15:providerId="Windows Live" w15:userId="ca191fc7185fea7f"/>
  </w15:person>
  <w15:person w15:author="Željko Ernečić">
    <w15:presenceInfo w15:providerId="AD" w15:userId="S::zeljko.ernecic@skole.hr::d89f89a8-1262-40d0-8250-c2111501623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revisionView w:markup="0"/>
  <w:trackRevisions/>
  <w:documentProtection w:edit="trackedChanges" w:enforcement="1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342"/>
    <w:rsid w:val="000C35FB"/>
    <w:rsid w:val="000D66B5"/>
    <w:rsid w:val="002454A2"/>
    <w:rsid w:val="0024697A"/>
    <w:rsid w:val="0025262A"/>
    <w:rsid w:val="00255709"/>
    <w:rsid w:val="002C4069"/>
    <w:rsid w:val="0034608F"/>
    <w:rsid w:val="003C5342"/>
    <w:rsid w:val="00404963"/>
    <w:rsid w:val="00462101"/>
    <w:rsid w:val="00483057"/>
    <w:rsid w:val="00577EF5"/>
    <w:rsid w:val="005D1AF9"/>
    <w:rsid w:val="005D2908"/>
    <w:rsid w:val="00673634"/>
    <w:rsid w:val="006A4928"/>
    <w:rsid w:val="00720F85"/>
    <w:rsid w:val="00776AE4"/>
    <w:rsid w:val="00865858"/>
    <w:rsid w:val="008C048C"/>
    <w:rsid w:val="008C1031"/>
    <w:rsid w:val="008D65EF"/>
    <w:rsid w:val="00926196"/>
    <w:rsid w:val="009423B9"/>
    <w:rsid w:val="00991B22"/>
    <w:rsid w:val="009B3B93"/>
    <w:rsid w:val="00A77CDC"/>
    <w:rsid w:val="00AA138B"/>
    <w:rsid w:val="00B22989"/>
    <w:rsid w:val="00BA33CC"/>
    <w:rsid w:val="00BB532E"/>
    <w:rsid w:val="00C04FC2"/>
    <w:rsid w:val="00C120EF"/>
    <w:rsid w:val="00CB10FE"/>
    <w:rsid w:val="00CC05CA"/>
    <w:rsid w:val="00D36BA5"/>
    <w:rsid w:val="00DA5487"/>
    <w:rsid w:val="00DF39F8"/>
    <w:rsid w:val="00E35DC1"/>
    <w:rsid w:val="00E5075C"/>
    <w:rsid w:val="00E76630"/>
    <w:rsid w:val="00E915BB"/>
    <w:rsid w:val="00EA5A1E"/>
    <w:rsid w:val="00EB61FD"/>
    <w:rsid w:val="00EC4902"/>
    <w:rsid w:val="00F63553"/>
    <w:rsid w:val="00FD4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B29E9"/>
  <w15:chartTrackingRefBased/>
  <w15:docId w15:val="{B50ED551-3B12-4282-8622-E96E4309F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r-H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3C53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slov2">
    <w:name w:val="heading 2"/>
    <w:basedOn w:val="Normal"/>
    <w:next w:val="Normal"/>
    <w:link w:val="Naslov2Char"/>
    <w:uiPriority w:val="9"/>
    <w:semiHidden/>
    <w:unhideWhenUsed/>
    <w:qFormat/>
    <w:rsid w:val="003C53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3C53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3C53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3C53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3C53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3C53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3C53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3C53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3C53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slov2Char">
    <w:name w:val="Naslov 2 Char"/>
    <w:basedOn w:val="Zadanifontodlomka"/>
    <w:link w:val="Naslov2"/>
    <w:uiPriority w:val="9"/>
    <w:semiHidden/>
    <w:rsid w:val="003C53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slov3Char">
    <w:name w:val="Naslov 3 Char"/>
    <w:basedOn w:val="Zadanifontodlomka"/>
    <w:link w:val="Naslov3"/>
    <w:uiPriority w:val="9"/>
    <w:semiHidden/>
    <w:rsid w:val="003C53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3C5342"/>
    <w:rPr>
      <w:rFonts w:eastAsiaTheme="majorEastAsia" w:cstheme="majorBidi"/>
      <w:i/>
      <w:iCs/>
      <w:color w:val="0F4761" w:themeColor="accent1" w:themeShade="BF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3C5342"/>
    <w:rPr>
      <w:rFonts w:eastAsiaTheme="majorEastAsia" w:cstheme="majorBidi"/>
      <w:color w:val="0F4761" w:themeColor="accent1" w:themeShade="BF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3C5342"/>
    <w:rPr>
      <w:rFonts w:eastAsiaTheme="majorEastAsia" w:cstheme="majorBidi"/>
      <w:i/>
      <w:iCs/>
      <w:color w:val="595959" w:themeColor="text1" w:themeTint="A6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3C5342"/>
    <w:rPr>
      <w:rFonts w:eastAsiaTheme="majorEastAsia" w:cstheme="majorBidi"/>
      <w:color w:val="595959" w:themeColor="text1" w:themeTint="A6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3C5342"/>
    <w:rPr>
      <w:rFonts w:eastAsiaTheme="majorEastAsia" w:cstheme="majorBidi"/>
      <w:i/>
      <w:iCs/>
      <w:color w:val="272727" w:themeColor="text1" w:themeTint="D8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3C5342"/>
    <w:rPr>
      <w:rFonts w:eastAsiaTheme="majorEastAsia" w:cstheme="majorBidi"/>
      <w:color w:val="272727" w:themeColor="text1" w:themeTint="D8"/>
    </w:rPr>
  </w:style>
  <w:style w:type="paragraph" w:styleId="Naslov">
    <w:name w:val="Title"/>
    <w:basedOn w:val="Normal"/>
    <w:next w:val="Normal"/>
    <w:link w:val="NaslovChar"/>
    <w:uiPriority w:val="10"/>
    <w:qFormat/>
    <w:rsid w:val="003C53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3C53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3C53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slovChar">
    <w:name w:val="Podnaslov Char"/>
    <w:basedOn w:val="Zadanifontodlomka"/>
    <w:link w:val="Podnaslov"/>
    <w:uiPriority w:val="11"/>
    <w:rsid w:val="003C53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3C5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Zadanifontodlomka"/>
    <w:link w:val="Citat"/>
    <w:uiPriority w:val="29"/>
    <w:rsid w:val="003C5342"/>
    <w:rPr>
      <w:i/>
      <w:iCs/>
      <w:color w:val="404040" w:themeColor="text1" w:themeTint="BF"/>
    </w:rPr>
  </w:style>
  <w:style w:type="paragraph" w:styleId="Odlomakpopisa">
    <w:name w:val="List Paragraph"/>
    <w:basedOn w:val="Normal"/>
    <w:uiPriority w:val="34"/>
    <w:qFormat/>
    <w:rsid w:val="003C5342"/>
    <w:pPr>
      <w:ind w:left="720"/>
      <w:contextualSpacing/>
    </w:pPr>
  </w:style>
  <w:style w:type="character" w:styleId="Jakoisticanje">
    <w:name w:val="Intense Emphasis"/>
    <w:basedOn w:val="Zadanifontodlomka"/>
    <w:uiPriority w:val="21"/>
    <w:qFormat/>
    <w:rsid w:val="003C5342"/>
    <w:rPr>
      <w:i/>
      <w:iCs/>
      <w:color w:val="0F4761" w:themeColor="accent1" w:themeShade="BF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3C53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3C5342"/>
    <w:rPr>
      <w:i/>
      <w:iCs/>
      <w:color w:val="0F4761" w:themeColor="accent1" w:themeShade="BF"/>
    </w:rPr>
  </w:style>
  <w:style w:type="character" w:styleId="Istaknutareferenca">
    <w:name w:val="Intense Reference"/>
    <w:basedOn w:val="Zadanifontodlomka"/>
    <w:uiPriority w:val="32"/>
    <w:qFormat/>
    <w:rsid w:val="003C5342"/>
    <w:rPr>
      <w:b/>
      <w:bCs/>
      <w:smallCaps/>
      <w:color w:val="0F4761" w:themeColor="accent1" w:themeShade="BF"/>
      <w:spacing w:val="5"/>
    </w:rPr>
  </w:style>
  <w:style w:type="paragraph" w:styleId="Revizija">
    <w:name w:val="Revision"/>
    <w:hidden/>
    <w:uiPriority w:val="99"/>
    <w:semiHidden/>
    <w:rsid w:val="008D65EF"/>
    <w:pPr>
      <w:spacing w:after="0" w:line="240" w:lineRule="auto"/>
    </w:pPr>
  </w:style>
  <w:style w:type="paragraph" w:styleId="Zaglavlje">
    <w:name w:val="header"/>
    <w:basedOn w:val="Normal"/>
    <w:link w:val="ZaglavljeChar"/>
    <w:uiPriority w:val="99"/>
    <w:unhideWhenUsed/>
    <w:rsid w:val="002469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24697A"/>
  </w:style>
  <w:style w:type="paragraph" w:styleId="Podnoje">
    <w:name w:val="footer"/>
    <w:basedOn w:val="Normal"/>
    <w:link w:val="PodnojeChar"/>
    <w:uiPriority w:val="99"/>
    <w:unhideWhenUsed/>
    <w:rsid w:val="002469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246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25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07D4A338EF4840B4A1CB53547359D5" ma:contentTypeVersion="11" ma:contentTypeDescription="Create a new document." ma:contentTypeScope="" ma:versionID="184ff94983c7b221d44ac569a414e6a6">
  <xsd:schema xmlns:xsd="http://www.w3.org/2001/XMLSchema" xmlns:xs="http://www.w3.org/2001/XMLSchema" xmlns:p="http://schemas.microsoft.com/office/2006/metadata/properties" xmlns:ns3="4474ed8b-ba98-4001-a61d-0cdbbebbea12" xmlns:ns4="4757970a-e133-4c1e-9bf4-750748a2ce9f" targetNamespace="http://schemas.microsoft.com/office/2006/metadata/properties" ma:root="true" ma:fieldsID="a52e609ab1273854f5050d9cb8b56264" ns3:_="" ns4:_="">
    <xsd:import namespace="4474ed8b-ba98-4001-a61d-0cdbbebbea12"/>
    <xsd:import namespace="4757970a-e133-4c1e-9bf4-750748a2ce9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74ed8b-ba98-4001-a61d-0cdbbebbea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7970a-e133-4c1e-9bf4-750748a2ce9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8F54B46-DF0D-4A83-BFD1-06BCCE779F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74ed8b-ba98-4001-a61d-0cdbbebbea12"/>
    <ds:schemaRef ds:uri="4757970a-e133-4c1e-9bf4-750748a2ce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EEF7A3E-0592-4C76-82F8-6156E76C8E9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72FCCFA-A183-4972-9A3B-C722B696D73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818ADBB-2FB0-4040-AB19-D002DCF3662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1160</Words>
  <Characters>6616</Characters>
  <Application>Microsoft Office Word</Application>
  <DocSecurity>0</DocSecurity>
  <Lines>55</Lines>
  <Paragraphs>15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Željko Ernečić</dc:creator>
  <cp:keywords/>
  <dc:description/>
  <cp:lastModifiedBy>Tonka Baša</cp:lastModifiedBy>
  <cp:revision>2</cp:revision>
  <dcterms:created xsi:type="dcterms:W3CDTF">2024-10-13T15:56:00Z</dcterms:created>
  <dcterms:modified xsi:type="dcterms:W3CDTF">2024-10-13T15:56:00Z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0x0101004607D4A338EF4840B4A1CB53547359D5</vt:lpwstr>
  </property>
</Properties>
</file>